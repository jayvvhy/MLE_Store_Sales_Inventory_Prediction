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2D5A" w14:textId="7E27881B" w:rsidR="4FC904F5" w:rsidRPr="00FA6726" w:rsidRDefault="4FC904F5" w:rsidP="009439AD">
      <w:pPr>
        <w:pStyle w:val="Heading3"/>
        <w:rPr>
          <w:rFonts w:eastAsia="Arial"/>
        </w:rPr>
      </w:pPr>
      <w:r w:rsidRPr="00FA6726">
        <w:t>Executive Summary</w:t>
      </w:r>
    </w:p>
    <w:p w14:paraId="53E077E3" w14:textId="196CF949" w:rsidR="6E2FBE02" w:rsidRPr="00FA6726" w:rsidRDefault="4FC904F5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This report documents the design</w:t>
      </w:r>
      <w:r w:rsidR="008048B4" w:rsidRPr="00FA6726">
        <w:rPr>
          <w:rFonts w:ascii="Arial" w:eastAsia="Arial" w:hAnsi="Arial" w:cs="Arial"/>
          <w:sz w:val="20"/>
          <w:szCs w:val="20"/>
        </w:rPr>
        <w:t xml:space="preserve"> and</w:t>
      </w:r>
      <w:r w:rsidRPr="00FA6726">
        <w:rPr>
          <w:rFonts w:ascii="Arial" w:eastAsia="Arial" w:hAnsi="Arial" w:cs="Arial"/>
          <w:sz w:val="20"/>
          <w:szCs w:val="20"/>
        </w:rPr>
        <w:t xml:space="preserve"> implementation</w:t>
      </w:r>
      <w:r w:rsidR="008048B4" w:rsidRPr="00FA6726">
        <w:rPr>
          <w:rFonts w:ascii="Arial" w:eastAsia="Arial" w:hAnsi="Arial" w:cs="Arial"/>
          <w:sz w:val="20"/>
          <w:szCs w:val="20"/>
        </w:rPr>
        <w:t xml:space="preserve"> </w:t>
      </w:r>
      <w:r w:rsidRPr="00FA6726">
        <w:rPr>
          <w:rFonts w:ascii="Arial" w:eastAsia="Arial" w:hAnsi="Arial" w:cs="Arial"/>
          <w:sz w:val="20"/>
          <w:szCs w:val="20"/>
        </w:rPr>
        <w:t>of a production-grade machine learning system for monthly store sales forecasting</w:t>
      </w:r>
      <w:r w:rsidR="3A580E30" w:rsidRPr="00FA6726">
        <w:rPr>
          <w:rFonts w:ascii="Arial" w:eastAsia="Arial" w:hAnsi="Arial" w:cs="Arial"/>
          <w:sz w:val="20"/>
          <w:szCs w:val="20"/>
        </w:rPr>
        <w:t xml:space="preserve"> to inform inventory planning</w:t>
      </w:r>
      <w:r w:rsidRPr="00FA6726">
        <w:rPr>
          <w:rFonts w:ascii="Arial" w:eastAsia="Arial" w:hAnsi="Arial" w:cs="Arial"/>
          <w:sz w:val="20"/>
          <w:szCs w:val="20"/>
        </w:rPr>
        <w:t>. The system predicts next-month sales at the store-family granularity using historical sales data, promotions, transactions, oil prices, and holiday events.</w:t>
      </w:r>
    </w:p>
    <w:p w14:paraId="7E940C3D" w14:textId="63704084" w:rsidR="001B476F" w:rsidRPr="009439AD" w:rsidRDefault="00616BA7" w:rsidP="009439AD">
      <w:pPr>
        <w:pStyle w:val="Heading3"/>
      </w:pPr>
      <w:r w:rsidRPr="009439AD">
        <w:t>Data</w:t>
      </w:r>
    </w:p>
    <w:p w14:paraId="7B74B808" w14:textId="54EF03B3" w:rsidR="00C74366" w:rsidRPr="00FA6726" w:rsidRDefault="00254329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The dataset came from</w:t>
      </w:r>
      <w:r w:rsidR="0019658E" w:rsidRPr="00FA6726">
        <w:rPr>
          <w:rFonts w:ascii="Arial" w:eastAsia="Arial" w:hAnsi="Arial" w:cs="Arial"/>
          <w:sz w:val="20"/>
          <w:szCs w:val="20"/>
        </w:rPr>
        <w:t xml:space="preserve"> Kaggle regarding</w:t>
      </w:r>
      <w:r w:rsidRPr="00FA6726">
        <w:rPr>
          <w:rFonts w:ascii="Arial" w:eastAsia="Arial" w:hAnsi="Arial" w:cs="Arial"/>
          <w:sz w:val="20"/>
          <w:szCs w:val="20"/>
        </w:rPr>
        <w:t xml:space="preserve"> </w:t>
      </w:r>
      <w:r w:rsidR="00C42FCB" w:rsidRPr="00FA6726">
        <w:rPr>
          <w:rFonts w:ascii="Arial" w:eastAsia="Arial" w:hAnsi="Arial" w:cs="Arial"/>
          <w:sz w:val="20"/>
          <w:szCs w:val="20"/>
        </w:rPr>
        <w:t>Favorita stores</w:t>
      </w:r>
      <w:r w:rsidR="005D3BD7" w:rsidRPr="00FA6726">
        <w:rPr>
          <w:rFonts w:ascii="Arial" w:eastAsia="Arial" w:hAnsi="Arial" w:cs="Arial"/>
          <w:sz w:val="20"/>
          <w:szCs w:val="20"/>
        </w:rPr>
        <w:t xml:space="preserve"> in Ecuador where we have the</w:t>
      </w:r>
      <w:r w:rsidR="006522FD" w:rsidRPr="00FA6726">
        <w:rPr>
          <w:rFonts w:ascii="Arial" w:eastAsia="Arial" w:hAnsi="Arial" w:cs="Arial"/>
          <w:sz w:val="20"/>
          <w:szCs w:val="20"/>
        </w:rPr>
        <w:t xml:space="preserve"> sales figures of the stores dating from January 2013 to </w:t>
      </w:r>
      <w:r w:rsidR="001F428C" w:rsidRPr="00FA6726">
        <w:rPr>
          <w:rFonts w:ascii="Arial" w:eastAsia="Arial" w:hAnsi="Arial" w:cs="Arial"/>
          <w:sz w:val="20"/>
          <w:szCs w:val="20"/>
        </w:rPr>
        <w:t>August 2017.</w:t>
      </w:r>
      <w:r w:rsidR="007A501C" w:rsidRPr="00FA6726">
        <w:rPr>
          <w:rFonts w:ascii="Arial" w:eastAsia="Arial" w:hAnsi="Arial" w:cs="Arial"/>
          <w:sz w:val="20"/>
          <w:szCs w:val="20"/>
        </w:rPr>
        <w:t xml:space="preserve"> There are a </w:t>
      </w:r>
      <w:r w:rsidR="00266064" w:rsidRPr="00FA6726">
        <w:rPr>
          <w:rFonts w:ascii="Arial" w:eastAsia="Arial" w:hAnsi="Arial" w:cs="Arial"/>
          <w:sz w:val="20"/>
          <w:szCs w:val="20"/>
        </w:rPr>
        <w:t xml:space="preserve">few files we are </w:t>
      </w:r>
      <w:proofErr w:type="gramStart"/>
      <w:r w:rsidR="007A60D9" w:rsidRPr="00FA6726">
        <w:rPr>
          <w:rFonts w:ascii="Arial" w:eastAsia="Arial" w:hAnsi="Arial" w:cs="Arial"/>
          <w:sz w:val="20"/>
          <w:szCs w:val="20"/>
        </w:rPr>
        <w:t>using</w:t>
      </w:r>
      <w:proofErr w:type="gramEnd"/>
      <w:r w:rsidR="00266064" w:rsidRPr="00FA6726">
        <w:rPr>
          <w:rFonts w:ascii="Arial" w:eastAsia="Arial" w:hAnsi="Arial" w:cs="Arial"/>
          <w:sz w:val="20"/>
          <w:szCs w:val="20"/>
        </w:rPr>
        <w:t xml:space="preserve"> and the first file is </w:t>
      </w:r>
      <w:r w:rsidR="00266064" w:rsidRPr="00FA6726">
        <w:rPr>
          <w:rFonts w:ascii="Arial" w:eastAsia="Arial" w:hAnsi="Arial" w:cs="Arial"/>
          <w:b/>
          <w:bCs/>
          <w:i/>
          <w:iCs/>
          <w:sz w:val="20"/>
          <w:szCs w:val="20"/>
        </w:rPr>
        <w:t>train.csv</w:t>
      </w:r>
      <w:r w:rsidR="002343E3" w:rsidRPr="00FA6726">
        <w:rPr>
          <w:rFonts w:ascii="Arial" w:eastAsia="Arial" w:hAnsi="Arial" w:cs="Arial"/>
          <w:sz w:val="20"/>
          <w:szCs w:val="20"/>
        </w:rPr>
        <w:t xml:space="preserve"> which has over 3 million rows</w:t>
      </w:r>
      <w:r w:rsidR="00D641BB" w:rsidRPr="00FA6726">
        <w:rPr>
          <w:rFonts w:ascii="Arial" w:eastAsia="Arial" w:hAnsi="Arial" w:cs="Arial"/>
          <w:sz w:val="20"/>
          <w:szCs w:val="20"/>
        </w:rPr>
        <w:t xml:space="preserve"> and the following columns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524"/>
        <w:gridCol w:w="1969"/>
        <w:gridCol w:w="1769"/>
        <w:gridCol w:w="1789"/>
        <w:gridCol w:w="1965"/>
      </w:tblGrid>
      <w:tr w:rsidR="00EA60E1" w:rsidRPr="00FA6726" w14:paraId="56D0062F" w14:textId="77777777" w:rsidTr="00EA6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4" w:type="dxa"/>
          </w:tcPr>
          <w:p w14:paraId="0CB29752" w14:textId="06663123" w:rsidR="00EA60E1" w:rsidRPr="00FA6726" w:rsidRDefault="00EA60E1" w:rsidP="21251F0E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969" w:type="dxa"/>
          </w:tcPr>
          <w:p w14:paraId="6B8915B6" w14:textId="66D1320E" w:rsidR="00EA60E1" w:rsidRPr="00FA6726" w:rsidRDefault="00EA60E1" w:rsidP="21251F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A6726">
              <w:rPr>
                <w:rFonts w:ascii="Arial" w:eastAsia="Arial" w:hAnsi="Arial" w:cs="Arial"/>
                <w:sz w:val="20"/>
                <w:szCs w:val="20"/>
              </w:rPr>
              <w:t>store_nbr</w:t>
            </w:r>
            <w:proofErr w:type="spellEnd"/>
          </w:p>
        </w:tc>
        <w:tc>
          <w:tcPr>
            <w:tcW w:w="1769" w:type="dxa"/>
          </w:tcPr>
          <w:p w14:paraId="0512D424" w14:textId="1B4C704B" w:rsidR="00EA60E1" w:rsidRPr="00FA6726" w:rsidRDefault="00EA60E1" w:rsidP="21251F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Family</w:t>
            </w:r>
          </w:p>
        </w:tc>
        <w:tc>
          <w:tcPr>
            <w:tcW w:w="1789" w:type="dxa"/>
          </w:tcPr>
          <w:p w14:paraId="3E6127A5" w14:textId="7BA508A0" w:rsidR="00EA60E1" w:rsidRPr="00FA6726" w:rsidRDefault="00EA60E1" w:rsidP="21251F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Sales</w:t>
            </w:r>
          </w:p>
        </w:tc>
        <w:tc>
          <w:tcPr>
            <w:tcW w:w="1965" w:type="dxa"/>
          </w:tcPr>
          <w:p w14:paraId="303AB21E" w14:textId="07285AE8" w:rsidR="00EA60E1" w:rsidRPr="00FA6726" w:rsidRDefault="00EA60E1" w:rsidP="21251F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A6726">
              <w:rPr>
                <w:rFonts w:ascii="Arial" w:eastAsia="Arial" w:hAnsi="Arial" w:cs="Arial"/>
                <w:sz w:val="20"/>
                <w:szCs w:val="20"/>
              </w:rPr>
              <w:t>onpromotion</w:t>
            </w:r>
            <w:proofErr w:type="spellEnd"/>
          </w:p>
        </w:tc>
      </w:tr>
      <w:tr w:rsidR="00EA60E1" w:rsidRPr="00FA6726" w14:paraId="59C74FAC" w14:textId="77777777" w:rsidTr="00EA6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25031657" w14:textId="5042DD90" w:rsidR="00EA60E1" w:rsidRPr="00FA6726" w:rsidRDefault="00EA60E1" w:rsidP="21251F0E">
            <w:pPr>
              <w:jc w:val="both"/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Date</w:t>
            </w:r>
            <w:r w:rsidR="007500B0" w:rsidRPr="00FA6726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 xml:space="preserve"> in YYYY-MM-DD</w:t>
            </w:r>
          </w:p>
        </w:tc>
        <w:tc>
          <w:tcPr>
            <w:tcW w:w="1969" w:type="dxa"/>
          </w:tcPr>
          <w:p w14:paraId="058A1863" w14:textId="01B1836F" w:rsidR="00EA60E1" w:rsidRPr="00FA6726" w:rsidRDefault="00EA60E1" w:rsidP="21251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Store Identification</w:t>
            </w:r>
          </w:p>
        </w:tc>
        <w:tc>
          <w:tcPr>
            <w:tcW w:w="1769" w:type="dxa"/>
          </w:tcPr>
          <w:p w14:paraId="1DD6433E" w14:textId="3C3661BF" w:rsidR="00EA60E1" w:rsidRPr="00FA6726" w:rsidRDefault="00EA60E1" w:rsidP="21251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Product type</w:t>
            </w:r>
          </w:p>
        </w:tc>
        <w:tc>
          <w:tcPr>
            <w:tcW w:w="1789" w:type="dxa"/>
          </w:tcPr>
          <w:p w14:paraId="3FDE5A9E" w14:textId="53FF8FA9" w:rsidR="00EA60E1" w:rsidRPr="00FA6726" w:rsidRDefault="00EA60E1" w:rsidP="21251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Sales in Quantity</w:t>
            </w:r>
          </w:p>
        </w:tc>
        <w:tc>
          <w:tcPr>
            <w:tcW w:w="1965" w:type="dxa"/>
          </w:tcPr>
          <w:p w14:paraId="504748F9" w14:textId="2F84C998" w:rsidR="00EA60E1" w:rsidRPr="00FA6726" w:rsidRDefault="00EA60E1" w:rsidP="21251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Number of items on promotion</w:t>
            </w:r>
          </w:p>
        </w:tc>
      </w:tr>
    </w:tbl>
    <w:p w14:paraId="0DB1C568" w14:textId="2106C397" w:rsidR="002827EA" w:rsidRPr="00FA6726" w:rsidRDefault="002827EA" w:rsidP="21251F0E">
      <w:pPr>
        <w:jc w:val="both"/>
        <w:rPr>
          <w:rFonts w:ascii="Arial" w:eastAsia="Arial" w:hAnsi="Arial" w:cs="Arial"/>
          <w:sz w:val="20"/>
          <w:szCs w:val="20"/>
        </w:rPr>
      </w:pPr>
    </w:p>
    <w:p w14:paraId="44338E88" w14:textId="7461B100" w:rsidR="00384145" w:rsidRPr="00FA6726" w:rsidRDefault="00B653EF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Next file </w:t>
      </w:r>
      <w:r w:rsidR="003D4BD7" w:rsidRPr="00FA6726">
        <w:rPr>
          <w:rFonts w:ascii="Arial" w:eastAsia="Arial" w:hAnsi="Arial" w:cs="Arial"/>
          <w:sz w:val="20"/>
          <w:szCs w:val="20"/>
        </w:rPr>
        <w:t xml:space="preserve">is the </w:t>
      </w:r>
      <w:r w:rsidR="003D4BD7" w:rsidRPr="00FA6726">
        <w:rPr>
          <w:rFonts w:ascii="Arial" w:eastAsia="Arial" w:hAnsi="Arial" w:cs="Arial"/>
          <w:b/>
          <w:bCs/>
          <w:i/>
          <w:iCs/>
          <w:sz w:val="20"/>
          <w:szCs w:val="20"/>
        </w:rPr>
        <w:t>stores.csv</w:t>
      </w:r>
      <w:r w:rsidR="008119FC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545295" w:rsidRPr="00FA6726">
        <w:rPr>
          <w:rFonts w:ascii="Arial" w:eastAsia="Arial" w:hAnsi="Arial" w:cs="Arial"/>
          <w:sz w:val="20"/>
          <w:szCs w:val="20"/>
        </w:rPr>
        <w:t xml:space="preserve">which has 54 rows for 54 stores and </w:t>
      </w:r>
      <w:r w:rsidR="00153E8C" w:rsidRPr="00FA6726">
        <w:rPr>
          <w:rFonts w:ascii="Arial" w:eastAsia="Arial" w:hAnsi="Arial" w:cs="Arial"/>
          <w:sz w:val="20"/>
          <w:szCs w:val="20"/>
        </w:rPr>
        <w:t>contain these columns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923"/>
        <w:gridCol w:w="1677"/>
        <w:gridCol w:w="1695"/>
        <w:gridCol w:w="1917"/>
        <w:gridCol w:w="1804"/>
      </w:tblGrid>
      <w:tr w:rsidR="00952CCC" w:rsidRPr="00FA6726" w14:paraId="7C0D4506" w14:textId="4DEE63BB" w:rsidTr="00952C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23" w:type="dxa"/>
          </w:tcPr>
          <w:p w14:paraId="2B8172F9" w14:textId="133A27D6" w:rsidR="00952CCC" w:rsidRPr="00FA6726" w:rsidRDefault="00952CCC" w:rsidP="21251F0E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A6726">
              <w:rPr>
                <w:rFonts w:ascii="Arial" w:eastAsia="Arial" w:hAnsi="Arial" w:cs="Arial"/>
                <w:sz w:val="20"/>
                <w:szCs w:val="20"/>
              </w:rPr>
              <w:t>store_nbr</w:t>
            </w:r>
            <w:proofErr w:type="spellEnd"/>
          </w:p>
        </w:tc>
        <w:tc>
          <w:tcPr>
            <w:tcW w:w="1677" w:type="dxa"/>
          </w:tcPr>
          <w:p w14:paraId="20247248" w14:textId="7A7BC768" w:rsidR="00952CCC" w:rsidRPr="00FA6726" w:rsidRDefault="00952CCC" w:rsidP="21251F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City</w:t>
            </w:r>
          </w:p>
        </w:tc>
        <w:tc>
          <w:tcPr>
            <w:tcW w:w="1695" w:type="dxa"/>
          </w:tcPr>
          <w:p w14:paraId="3140F3FF" w14:textId="53C63CBF" w:rsidR="00952CCC" w:rsidRPr="00FA6726" w:rsidRDefault="00952CCC" w:rsidP="21251F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State</w:t>
            </w:r>
          </w:p>
        </w:tc>
        <w:tc>
          <w:tcPr>
            <w:tcW w:w="1917" w:type="dxa"/>
          </w:tcPr>
          <w:p w14:paraId="23DD4E30" w14:textId="4889397D" w:rsidR="00952CCC" w:rsidRPr="00FA6726" w:rsidRDefault="00952CCC" w:rsidP="21251F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Type</w:t>
            </w:r>
          </w:p>
        </w:tc>
        <w:tc>
          <w:tcPr>
            <w:tcW w:w="1804" w:type="dxa"/>
          </w:tcPr>
          <w:p w14:paraId="4D74CE3B" w14:textId="10574E2A" w:rsidR="00952CCC" w:rsidRPr="00FA6726" w:rsidRDefault="005121AB" w:rsidP="21251F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Cluster</w:t>
            </w:r>
          </w:p>
        </w:tc>
      </w:tr>
      <w:tr w:rsidR="00952CCC" w:rsidRPr="00FA6726" w14:paraId="0B201552" w14:textId="76766659" w:rsidTr="00952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2E6E67EB" w14:textId="79DD117F" w:rsidR="00952CCC" w:rsidRPr="00FA6726" w:rsidRDefault="00952CCC" w:rsidP="21251F0E">
            <w:pPr>
              <w:jc w:val="both"/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Store Identification</w:t>
            </w:r>
          </w:p>
        </w:tc>
        <w:tc>
          <w:tcPr>
            <w:tcW w:w="1677" w:type="dxa"/>
          </w:tcPr>
          <w:p w14:paraId="5C955D6A" w14:textId="57D87ACA" w:rsidR="00952CCC" w:rsidRPr="00FA6726" w:rsidRDefault="00952CCC" w:rsidP="21251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Which city the store is in</w:t>
            </w:r>
          </w:p>
        </w:tc>
        <w:tc>
          <w:tcPr>
            <w:tcW w:w="1695" w:type="dxa"/>
          </w:tcPr>
          <w:p w14:paraId="692D8A71" w14:textId="55A38532" w:rsidR="00952CCC" w:rsidRPr="00FA6726" w:rsidRDefault="00952CCC" w:rsidP="21251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Which state the store is in</w:t>
            </w:r>
          </w:p>
        </w:tc>
        <w:tc>
          <w:tcPr>
            <w:tcW w:w="1917" w:type="dxa"/>
          </w:tcPr>
          <w:p w14:paraId="1324F036" w14:textId="2852BFD6" w:rsidR="00952CCC" w:rsidRPr="00FA6726" w:rsidRDefault="005121AB" w:rsidP="21251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What type the store is (A to D)</w:t>
            </w:r>
          </w:p>
        </w:tc>
        <w:tc>
          <w:tcPr>
            <w:tcW w:w="1804" w:type="dxa"/>
          </w:tcPr>
          <w:p w14:paraId="37416848" w14:textId="06ABDD85" w:rsidR="00952CCC" w:rsidRPr="00FA6726" w:rsidRDefault="005121AB" w:rsidP="21251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Which cluster the store is in</w:t>
            </w:r>
          </w:p>
        </w:tc>
      </w:tr>
    </w:tbl>
    <w:p w14:paraId="7066D025" w14:textId="0FA7F34C" w:rsidR="00384145" w:rsidRPr="00FA6726" w:rsidRDefault="00384145" w:rsidP="21251F0E">
      <w:pPr>
        <w:jc w:val="both"/>
        <w:rPr>
          <w:rFonts w:ascii="Arial" w:eastAsia="Arial" w:hAnsi="Arial" w:cs="Arial"/>
          <w:sz w:val="20"/>
          <w:szCs w:val="20"/>
        </w:rPr>
      </w:pPr>
    </w:p>
    <w:p w14:paraId="12196521" w14:textId="68E22A65" w:rsidR="003B440B" w:rsidRPr="00FA6726" w:rsidRDefault="00237444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We also use </w:t>
      </w:r>
      <w:r w:rsidR="003B440B" w:rsidRPr="00FA6726"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Holidays_events.csv </w:t>
      </w:r>
      <w:r w:rsidR="003B440B" w:rsidRPr="00FA6726">
        <w:rPr>
          <w:rFonts w:ascii="Arial" w:eastAsia="Arial" w:hAnsi="Arial" w:cs="Arial"/>
          <w:sz w:val="20"/>
          <w:szCs w:val="20"/>
        </w:rPr>
        <w:t>which</w:t>
      </w:r>
      <w:r w:rsidR="003B440B" w:rsidRPr="00FA6726"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 </w:t>
      </w:r>
      <w:r w:rsidR="003B440B" w:rsidRPr="00FA6726">
        <w:rPr>
          <w:rFonts w:ascii="Arial" w:eastAsia="Arial" w:hAnsi="Arial" w:cs="Arial"/>
          <w:sz w:val="20"/>
          <w:szCs w:val="20"/>
        </w:rPr>
        <w:t xml:space="preserve">shows holiday or special events </w:t>
      </w:r>
      <w:r w:rsidR="007F5B5D" w:rsidRPr="00FA6726">
        <w:rPr>
          <w:rFonts w:ascii="Arial" w:eastAsia="Arial" w:hAnsi="Arial" w:cs="Arial"/>
          <w:sz w:val="20"/>
          <w:szCs w:val="20"/>
        </w:rPr>
        <w:t>occurring at a given day</w:t>
      </w:r>
      <w:r w:rsidR="00FA60A5" w:rsidRPr="00FA6726">
        <w:rPr>
          <w:rFonts w:ascii="Arial" w:eastAsia="Arial" w:hAnsi="Arial" w:cs="Arial"/>
          <w:sz w:val="20"/>
          <w:szCs w:val="20"/>
        </w:rPr>
        <w:t>. Transferred here refer to whether the event is transferred from another date.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497"/>
        <w:gridCol w:w="1397"/>
        <w:gridCol w:w="1434"/>
        <w:gridCol w:w="1752"/>
        <w:gridCol w:w="1619"/>
        <w:gridCol w:w="1317"/>
      </w:tblGrid>
      <w:tr w:rsidR="0073638D" w:rsidRPr="00FA6726" w14:paraId="3EF66544" w14:textId="2BA65598" w:rsidTr="00736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2" w:type="dxa"/>
          </w:tcPr>
          <w:p w14:paraId="151CDE94" w14:textId="6DA9B6E5" w:rsidR="0073638D" w:rsidRPr="00FA6726" w:rsidRDefault="0073638D" w:rsidP="21251F0E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414" w:type="dxa"/>
          </w:tcPr>
          <w:p w14:paraId="0F9387D8" w14:textId="3BB0C76A" w:rsidR="0073638D" w:rsidRPr="00FA6726" w:rsidRDefault="0073638D" w:rsidP="21251F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Type</w:t>
            </w:r>
          </w:p>
        </w:tc>
        <w:tc>
          <w:tcPr>
            <w:tcW w:w="1449" w:type="dxa"/>
          </w:tcPr>
          <w:p w14:paraId="29CF262A" w14:textId="782FF418" w:rsidR="0073638D" w:rsidRPr="00FA6726" w:rsidRDefault="0073638D" w:rsidP="21251F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Locale</w:t>
            </w:r>
          </w:p>
        </w:tc>
        <w:tc>
          <w:tcPr>
            <w:tcW w:w="1762" w:type="dxa"/>
          </w:tcPr>
          <w:p w14:paraId="0AF7D1AF" w14:textId="67F80AE1" w:rsidR="0073638D" w:rsidRPr="00FA6726" w:rsidRDefault="0073638D" w:rsidP="21251F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A6726">
              <w:rPr>
                <w:rFonts w:ascii="Arial" w:eastAsia="Arial" w:hAnsi="Arial" w:cs="Arial"/>
                <w:sz w:val="20"/>
                <w:szCs w:val="20"/>
              </w:rPr>
              <w:t>Locale_name</w:t>
            </w:r>
            <w:proofErr w:type="spellEnd"/>
          </w:p>
        </w:tc>
        <w:tc>
          <w:tcPr>
            <w:tcW w:w="1630" w:type="dxa"/>
          </w:tcPr>
          <w:p w14:paraId="6033D16E" w14:textId="0ADE7998" w:rsidR="0073638D" w:rsidRPr="00FA6726" w:rsidRDefault="0073638D" w:rsidP="21251F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1239" w:type="dxa"/>
          </w:tcPr>
          <w:p w14:paraId="272E6117" w14:textId="37AA2D28" w:rsidR="0073638D" w:rsidRPr="00FA6726" w:rsidRDefault="0073638D" w:rsidP="21251F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Transferred</w:t>
            </w:r>
          </w:p>
        </w:tc>
      </w:tr>
      <w:tr w:rsidR="0073638D" w:rsidRPr="00FA6726" w14:paraId="21F06578" w14:textId="2AE4A4AD" w:rsidTr="00736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</w:tcPr>
          <w:p w14:paraId="0D97C8A8" w14:textId="4085296A" w:rsidR="0073638D" w:rsidRPr="00FA6726" w:rsidRDefault="0073638D" w:rsidP="21251F0E">
            <w:pPr>
              <w:jc w:val="both"/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Date in YYYY-MM-DD</w:t>
            </w:r>
          </w:p>
        </w:tc>
        <w:tc>
          <w:tcPr>
            <w:tcW w:w="1414" w:type="dxa"/>
          </w:tcPr>
          <w:p w14:paraId="12F99E8A" w14:textId="5DF0265F" w:rsidR="0073638D" w:rsidRPr="00FA6726" w:rsidRDefault="0073638D" w:rsidP="21251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Holiday/ Event/ other</w:t>
            </w:r>
          </w:p>
        </w:tc>
        <w:tc>
          <w:tcPr>
            <w:tcW w:w="1449" w:type="dxa"/>
          </w:tcPr>
          <w:p w14:paraId="0D43CEE1" w14:textId="21913860" w:rsidR="0073638D" w:rsidRPr="00FA6726" w:rsidRDefault="0073638D" w:rsidP="21251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National/ Local/ Other</w:t>
            </w:r>
          </w:p>
        </w:tc>
        <w:tc>
          <w:tcPr>
            <w:tcW w:w="1762" w:type="dxa"/>
          </w:tcPr>
          <w:p w14:paraId="7D6450CC" w14:textId="75AFA394" w:rsidR="0073638D" w:rsidRPr="00FA6726" w:rsidRDefault="0073638D" w:rsidP="21251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Location of event</w:t>
            </w:r>
          </w:p>
        </w:tc>
        <w:tc>
          <w:tcPr>
            <w:tcW w:w="1630" w:type="dxa"/>
          </w:tcPr>
          <w:p w14:paraId="0C7C91C2" w14:textId="5DBD4BA7" w:rsidR="0073638D" w:rsidRPr="00FA6726" w:rsidRDefault="0073638D" w:rsidP="21251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Event name</w:t>
            </w:r>
          </w:p>
        </w:tc>
        <w:tc>
          <w:tcPr>
            <w:tcW w:w="1239" w:type="dxa"/>
          </w:tcPr>
          <w:p w14:paraId="208E5B97" w14:textId="2FB831B0" w:rsidR="0073638D" w:rsidRPr="00FA6726" w:rsidRDefault="00FA60A5" w:rsidP="21251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00FA6726">
              <w:rPr>
                <w:rFonts w:ascii="Arial" w:eastAsia="Arial" w:hAnsi="Arial" w:cs="Arial"/>
                <w:sz w:val="20"/>
                <w:szCs w:val="20"/>
              </w:rPr>
              <w:t>True/False</w:t>
            </w:r>
          </w:p>
        </w:tc>
      </w:tr>
    </w:tbl>
    <w:p w14:paraId="47D32884" w14:textId="221EF330" w:rsidR="007F5B5D" w:rsidRPr="00FA6726" w:rsidRDefault="007F5B5D" w:rsidP="21251F0E">
      <w:pPr>
        <w:jc w:val="both"/>
        <w:rPr>
          <w:rFonts w:ascii="Arial" w:eastAsia="Arial" w:hAnsi="Arial" w:cs="Arial"/>
          <w:sz w:val="20"/>
          <w:szCs w:val="20"/>
        </w:rPr>
      </w:pPr>
    </w:p>
    <w:p w14:paraId="66F0858F" w14:textId="1AD65475" w:rsidR="00254329" w:rsidRPr="00FA6726" w:rsidRDefault="00643083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b/>
          <w:bCs/>
          <w:i/>
          <w:iCs/>
          <w:sz w:val="20"/>
          <w:szCs w:val="20"/>
        </w:rPr>
        <w:t>transactions.csv</w:t>
      </w:r>
      <w:r w:rsidRPr="00FA6726">
        <w:rPr>
          <w:rFonts w:ascii="Arial" w:eastAsia="Arial" w:hAnsi="Arial" w:cs="Arial"/>
          <w:sz w:val="20"/>
          <w:szCs w:val="20"/>
        </w:rPr>
        <w:t xml:space="preserve"> show how many transactions there are in a store for a particular day</w:t>
      </w:r>
      <w:r w:rsidR="00AC112B" w:rsidRPr="00FA6726">
        <w:rPr>
          <w:rFonts w:ascii="Arial" w:eastAsia="Arial" w:hAnsi="Arial" w:cs="Arial"/>
          <w:sz w:val="20"/>
          <w:szCs w:val="20"/>
        </w:rPr>
        <w:t xml:space="preserve"> and</w:t>
      </w:r>
      <w:r w:rsidR="000E0EE2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0E0EE2" w:rsidRPr="00FA6726">
        <w:rPr>
          <w:rFonts w:ascii="Arial" w:eastAsia="Arial" w:hAnsi="Arial" w:cs="Arial"/>
          <w:b/>
          <w:bCs/>
          <w:i/>
          <w:iCs/>
          <w:sz w:val="20"/>
          <w:szCs w:val="20"/>
        </w:rPr>
        <w:t>Oil</w:t>
      </w:r>
      <w:r w:rsidR="00FB0009" w:rsidRPr="00FA6726">
        <w:rPr>
          <w:rFonts w:ascii="Arial" w:eastAsia="Arial" w:hAnsi="Arial" w:cs="Arial"/>
          <w:b/>
          <w:bCs/>
          <w:i/>
          <w:iCs/>
          <w:sz w:val="20"/>
          <w:szCs w:val="20"/>
        </w:rPr>
        <w:t>.csv</w:t>
      </w:r>
      <w:r w:rsidR="00FB0009" w:rsidRPr="00FA6726">
        <w:rPr>
          <w:rFonts w:ascii="Arial" w:eastAsia="Arial" w:hAnsi="Arial" w:cs="Arial"/>
          <w:sz w:val="20"/>
          <w:szCs w:val="20"/>
        </w:rPr>
        <w:t xml:space="preserve"> show the end of day oil price</w:t>
      </w:r>
      <w:r w:rsidR="00856807" w:rsidRPr="00FA6726">
        <w:rPr>
          <w:rFonts w:ascii="Arial" w:eastAsia="Arial" w:hAnsi="Arial" w:cs="Arial"/>
          <w:sz w:val="20"/>
          <w:szCs w:val="20"/>
        </w:rPr>
        <w:t xml:space="preserve"> as Ecuador is </w:t>
      </w:r>
      <w:r w:rsidR="00DF3EE9" w:rsidRPr="00FA6726">
        <w:rPr>
          <w:rFonts w:ascii="Arial" w:eastAsia="Arial" w:hAnsi="Arial" w:cs="Arial"/>
          <w:sz w:val="20"/>
          <w:szCs w:val="20"/>
        </w:rPr>
        <w:t>an</w:t>
      </w:r>
      <w:r w:rsidR="00856807" w:rsidRPr="00FA6726">
        <w:rPr>
          <w:rFonts w:ascii="Arial" w:eastAsia="Arial" w:hAnsi="Arial" w:cs="Arial"/>
          <w:sz w:val="20"/>
          <w:szCs w:val="20"/>
        </w:rPr>
        <w:t xml:space="preserve"> oil dependent country so the oil price will influence the </w:t>
      </w:r>
      <w:r w:rsidR="00065B82" w:rsidRPr="00FA6726">
        <w:rPr>
          <w:rFonts w:ascii="Arial" w:eastAsia="Arial" w:hAnsi="Arial" w:cs="Arial"/>
          <w:sz w:val="20"/>
          <w:szCs w:val="20"/>
        </w:rPr>
        <w:t xml:space="preserve">number of sales on a particular day. </w:t>
      </w:r>
    </w:p>
    <w:p w14:paraId="6C340F55" w14:textId="728ECEDA" w:rsidR="00C74366" w:rsidRPr="00961EF3" w:rsidRDefault="00175F3A" w:rsidP="00961EF3">
      <w:pPr>
        <w:pStyle w:val="Heading3"/>
      </w:pPr>
      <w:r w:rsidRPr="00961EF3">
        <w:t>Business Problem</w:t>
      </w:r>
    </w:p>
    <w:p w14:paraId="20A39659" w14:textId="71033EBC" w:rsidR="00D52044" w:rsidRPr="00FA6726" w:rsidRDefault="00EF4CD6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The</w:t>
      </w:r>
      <w:r w:rsidR="005A501C" w:rsidRPr="00FA6726">
        <w:rPr>
          <w:rFonts w:ascii="Arial" w:eastAsia="Arial" w:hAnsi="Arial" w:cs="Arial"/>
          <w:sz w:val="20"/>
          <w:szCs w:val="20"/>
        </w:rPr>
        <w:t xml:space="preserve"> procurement team at Favorita</w:t>
      </w:r>
      <w:r w:rsidR="00915401" w:rsidRPr="00FA6726">
        <w:rPr>
          <w:rFonts w:ascii="Arial" w:eastAsia="Arial" w:hAnsi="Arial" w:cs="Arial"/>
          <w:sz w:val="20"/>
          <w:szCs w:val="20"/>
        </w:rPr>
        <w:t xml:space="preserve"> needs a model that will</w:t>
      </w:r>
      <w:r w:rsidR="00660F5C" w:rsidRPr="00FA6726">
        <w:rPr>
          <w:rFonts w:ascii="Arial" w:eastAsia="Arial" w:hAnsi="Arial" w:cs="Arial"/>
          <w:sz w:val="20"/>
          <w:szCs w:val="20"/>
        </w:rPr>
        <w:t xml:space="preserve"> predict t</w:t>
      </w:r>
      <w:r w:rsidR="005A040D" w:rsidRPr="00FA6726">
        <w:rPr>
          <w:rFonts w:ascii="Arial" w:eastAsia="Arial" w:hAnsi="Arial" w:cs="Arial"/>
          <w:sz w:val="20"/>
          <w:szCs w:val="20"/>
        </w:rPr>
        <w:t xml:space="preserve">he </w:t>
      </w:r>
      <w:r w:rsidR="004966C6" w:rsidRPr="00FA6726">
        <w:rPr>
          <w:rFonts w:ascii="Arial" w:eastAsia="Arial" w:hAnsi="Arial" w:cs="Arial"/>
          <w:sz w:val="20"/>
          <w:szCs w:val="20"/>
        </w:rPr>
        <w:t>number</w:t>
      </w:r>
      <w:r w:rsidR="005A040D" w:rsidRPr="00FA6726">
        <w:rPr>
          <w:rFonts w:ascii="Arial" w:eastAsia="Arial" w:hAnsi="Arial" w:cs="Arial"/>
          <w:sz w:val="20"/>
          <w:szCs w:val="20"/>
        </w:rPr>
        <w:t xml:space="preserve"> of</w:t>
      </w:r>
      <w:r w:rsidR="00975CA3" w:rsidRPr="00FA6726">
        <w:rPr>
          <w:rFonts w:ascii="Arial" w:eastAsia="Arial" w:hAnsi="Arial" w:cs="Arial"/>
          <w:sz w:val="20"/>
          <w:szCs w:val="20"/>
        </w:rPr>
        <w:t xml:space="preserve"> sales for the following month so that </w:t>
      </w:r>
      <w:r w:rsidR="00766F92" w:rsidRPr="00FA6726">
        <w:rPr>
          <w:rFonts w:ascii="Arial" w:eastAsia="Arial" w:hAnsi="Arial" w:cs="Arial"/>
          <w:sz w:val="20"/>
          <w:szCs w:val="20"/>
        </w:rPr>
        <w:t>supplies can be ordered at just the right amount to</w:t>
      </w:r>
      <w:r w:rsidR="005A6968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0C393E" w:rsidRPr="00FA6726">
        <w:rPr>
          <w:rFonts w:ascii="Arial" w:eastAsia="Arial" w:hAnsi="Arial" w:cs="Arial"/>
          <w:sz w:val="20"/>
          <w:szCs w:val="20"/>
        </w:rPr>
        <w:t>minimise the inventory held.</w:t>
      </w:r>
      <w:r w:rsidR="002F4307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5603D0" w:rsidRPr="00FA6726">
        <w:rPr>
          <w:rFonts w:ascii="Arial" w:eastAsia="Arial" w:hAnsi="Arial" w:cs="Arial"/>
          <w:sz w:val="20"/>
          <w:szCs w:val="20"/>
        </w:rPr>
        <w:t>H</w:t>
      </w:r>
      <w:r w:rsidR="00E11046" w:rsidRPr="00FA6726">
        <w:rPr>
          <w:rFonts w:ascii="Arial" w:eastAsia="Arial" w:hAnsi="Arial" w:cs="Arial"/>
          <w:sz w:val="20"/>
          <w:szCs w:val="20"/>
        </w:rPr>
        <w:t>aving t</w:t>
      </w:r>
      <w:r w:rsidR="0027358A" w:rsidRPr="00FA6726">
        <w:rPr>
          <w:rFonts w:ascii="Arial" w:eastAsia="Arial" w:hAnsi="Arial" w:cs="Arial"/>
          <w:sz w:val="20"/>
          <w:szCs w:val="20"/>
        </w:rPr>
        <w:t>oo much inventory</w:t>
      </w:r>
      <w:r w:rsidR="00E11046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0476D4" w:rsidRPr="00FA6726">
        <w:rPr>
          <w:rFonts w:ascii="Arial" w:eastAsia="Arial" w:hAnsi="Arial" w:cs="Arial"/>
          <w:sz w:val="20"/>
          <w:szCs w:val="20"/>
        </w:rPr>
        <w:t>on ha</w:t>
      </w:r>
      <w:r w:rsidR="0020666B" w:rsidRPr="00FA6726">
        <w:rPr>
          <w:rFonts w:ascii="Arial" w:eastAsia="Arial" w:hAnsi="Arial" w:cs="Arial"/>
          <w:sz w:val="20"/>
          <w:szCs w:val="20"/>
        </w:rPr>
        <w:t xml:space="preserve">nd </w:t>
      </w:r>
      <w:r w:rsidR="00E11046" w:rsidRPr="00FA6726">
        <w:rPr>
          <w:rFonts w:ascii="Arial" w:eastAsia="Arial" w:hAnsi="Arial" w:cs="Arial"/>
          <w:sz w:val="20"/>
          <w:szCs w:val="20"/>
        </w:rPr>
        <w:t>will result in</w:t>
      </w:r>
      <w:r w:rsidR="0027358A" w:rsidRPr="00FA6726">
        <w:rPr>
          <w:rFonts w:ascii="Arial" w:eastAsia="Arial" w:hAnsi="Arial" w:cs="Arial"/>
          <w:sz w:val="20"/>
          <w:szCs w:val="20"/>
        </w:rPr>
        <w:t xml:space="preserve"> additional cost</w:t>
      </w:r>
      <w:r w:rsidR="006D7E85" w:rsidRPr="00FA6726">
        <w:rPr>
          <w:rFonts w:ascii="Arial" w:eastAsia="Arial" w:hAnsi="Arial" w:cs="Arial"/>
          <w:sz w:val="20"/>
          <w:szCs w:val="20"/>
        </w:rPr>
        <w:t>s</w:t>
      </w:r>
      <w:r w:rsidR="0027358A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C66993" w:rsidRPr="00FA6726">
        <w:rPr>
          <w:rFonts w:ascii="Arial" w:eastAsia="Arial" w:hAnsi="Arial" w:cs="Arial"/>
          <w:sz w:val="20"/>
          <w:szCs w:val="20"/>
        </w:rPr>
        <w:t xml:space="preserve">such </w:t>
      </w:r>
      <w:r w:rsidR="00402765" w:rsidRPr="00FA6726">
        <w:rPr>
          <w:rFonts w:ascii="Arial" w:eastAsia="Arial" w:hAnsi="Arial" w:cs="Arial"/>
          <w:sz w:val="20"/>
          <w:szCs w:val="20"/>
        </w:rPr>
        <w:t xml:space="preserve">as </w:t>
      </w:r>
      <w:r w:rsidR="004001F0" w:rsidRPr="00FA6726">
        <w:rPr>
          <w:rFonts w:ascii="Arial" w:eastAsia="Arial" w:hAnsi="Arial" w:cs="Arial"/>
          <w:sz w:val="20"/>
          <w:szCs w:val="20"/>
        </w:rPr>
        <w:t>storage cost, spoilage cost</w:t>
      </w:r>
      <w:r w:rsidR="00D53C47" w:rsidRPr="00FA6726">
        <w:rPr>
          <w:rFonts w:ascii="Arial" w:eastAsia="Arial" w:hAnsi="Arial" w:cs="Arial"/>
          <w:sz w:val="20"/>
          <w:szCs w:val="20"/>
        </w:rPr>
        <w:t>,</w:t>
      </w:r>
      <w:r w:rsidR="00ED3480" w:rsidRPr="00FA6726">
        <w:rPr>
          <w:rFonts w:ascii="Arial" w:eastAsia="Arial" w:hAnsi="Arial" w:cs="Arial"/>
          <w:sz w:val="20"/>
          <w:szCs w:val="20"/>
        </w:rPr>
        <w:t xml:space="preserve"> etc</w:t>
      </w:r>
      <w:r w:rsidR="001B3076" w:rsidRPr="00FA6726">
        <w:rPr>
          <w:rFonts w:ascii="Arial" w:eastAsia="Arial" w:hAnsi="Arial" w:cs="Arial"/>
          <w:sz w:val="20"/>
          <w:szCs w:val="20"/>
        </w:rPr>
        <w:t xml:space="preserve">. </w:t>
      </w:r>
      <w:r w:rsidR="00B32A79" w:rsidRPr="00FA6726">
        <w:rPr>
          <w:rFonts w:ascii="Arial" w:eastAsia="Arial" w:hAnsi="Arial" w:cs="Arial"/>
          <w:sz w:val="20"/>
          <w:szCs w:val="20"/>
        </w:rPr>
        <w:t>H</w:t>
      </w:r>
      <w:r w:rsidR="009D5674" w:rsidRPr="00FA6726">
        <w:rPr>
          <w:rFonts w:ascii="Arial" w:eastAsia="Arial" w:hAnsi="Arial" w:cs="Arial"/>
          <w:sz w:val="20"/>
          <w:szCs w:val="20"/>
        </w:rPr>
        <w:t>ence,</w:t>
      </w:r>
      <w:r w:rsidR="001B3076" w:rsidRPr="00FA6726">
        <w:rPr>
          <w:rFonts w:ascii="Arial" w:eastAsia="Arial" w:hAnsi="Arial" w:cs="Arial"/>
          <w:sz w:val="20"/>
          <w:szCs w:val="20"/>
        </w:rPr>
        <w:t xml:space="preserve"> the procurement team needs </w:t>
      </w:r>
      <w:r w:rsidR="001B3076" w:rsidRPr="00FA6726">
        <w:rPr>
          <w:rFonts w:ascii="Arial" w:eastAsia="Arial" w:hAnsi="Arial" w:cs="Arial"/>
          <w:sz w:val="20"/>
          <w:szCs w:val="20"/>
        </w:rPr>
        <w:lastRenderedPageBreak/>
        <w:t xml:space="preserve">the </w:t>
      </w:r>
      <w:r w:rsidR="00CA1A20" w:rsidRPr="00FA6726">
        <w:rPr>
          <w:rFonts w:ascii="Arial" w:eastAsia="Arial" w:hAnsi="Arial" w:cs="Arial"/>
          <w:sz w:val="20"/>
          <w:szCs w:val="20"/>
        </w:rPr>
        <w:t>predicted sales figure to be as close as possible to actual sales</w:t>
      </w:r>
      <w:r w:rsidR="00AA42FD" w:rsidRPr="00FA6726">
        <w:rPr>
          <w:rFonts w:ascii="Arial" w:eastAsia="Arial" w:hAnsi="Arial" w:cs="Arial"/>
          <w:sz w:val="20"/>
          <w:szCs w:val="20"/>
        </w:rPr>
        <w:t xml:space="preserve"> wit</w:t>
      </w:r>
      <w:r w:rsidR="00C7401F" w:rsidRPr="00FA6726">
        <w:rPr>
          <w:rFonts w:ascii="Arial" w:eastAsia="Arial" w:hAnsi="Arial" w:cs="Arial"/>
          <w:sz w:val="20"/>
          <w:szCs w:val="20"/>
        </w:rPr>
        <w:t>h respec</w:t>
      </w:r>
      <w:r w:rsidR="006840CC" w:rsidRPr="00FA6726">
        <w:rPr>
          <w:rFonts w:ascii="Arial" w:eastAsia="Arial" w:hAnsi="Arial" w:cs="Arial"/>
          <w:sz w:val="20"/>
          <w:szCs w:val="20"/>
        </w:rPr>
        <w:t>t t</w:t>
      </w:r>
      <w:r w:rsidR="005260C0" w:rsidRPr="00FA6726">
        <w:rPr>
          <w:rFonts w:ascii="Arial" w:eastAsia="Arial" w:hAnsi="Arial" w:cs="Arial"/>
          <w:sz w:val="20"/>
          <w:szCs w:val="20"/>
        </w:rPr>
        <w:t xml:space="preserve">o each </w:t>
      </w:r>
      <w:r w:rsidR="00EB02C1" w:rsidRPr="00FA6726">
        <w:rPr>
          <w:rFonts w:ascii="Arial" w:eastAsia="Arial" w:hAnsi="Arial" w:cs="Arial"/>
          <w:sz w:val="20"/>
          <w:szCs w:val="20"/>
        </w:rPr>
        <w:t>sto</w:t>
      </w:r>
      <w:r w:rsidR="008C5109" w:rsidRPr="00FA6726">
        <w:rPr>
          <w:rFonts w:ascii="Arial" w:eastAsia="Arial" w:hAnsi="Arial" w:cs="Arial"/>
          <w:sz w:val="20"/>
          <w:szCs w:val="20"/>
        </w:rPr>
        <w:t xml:space="preserve">re </w:t>
      </w:r>
      <w:r w:rsidR="006A04E6" w:rsidRPr="00FA6726">
        <w:rPr>
          <w:rFonts w:ascii="Arial" w:eastAsia="Arial" w:hAnsi="Arial" w:cs="Arial"/>
          <w:sz w:val="20"/>
          <w:szCs w:val="20"/>
        </w:rPr>
        <w:t>and (</w:t>
      </w:r>
      <w:r w:rsidR="00555CB2" w:rsidRPr="00FA6726">
        <w:rPr>
          <w:rFonts w:ascii="Arial" w:eastAsia="Arial" w:hAnsi="Arial" w:cs="Arial"/>
          <w:sz w:val="20"/>
          <w:szCs w:val="20"/>
        </w:rPr>
        <w:t>product</w:t>
      </w:r>
      <w:r w:rsidR="009E7D59" w:rsidRPr="00FA6726">
        <w:rPr>
          <w:rFonts w:ascii="Arial" w:eastAsia="Arial" w:hAnsi="Arial" w:cs="Arial"/>
          <w:sz w:val="20"/>
          <w:szCs w:val="20"/>
        </w:rPr>
        <w:t>) family.</w:t>
      </w:r>
    </w:p>
    <w:p w14:paraId="324A7B52" w14:textId="78E4349B" w:rsidR="008A043B" w:rsidRPr="00961EF3" w:rsidRDefault="004B2763" w:rsidP="00961EF3">
      <w:pPr>
        <w:pStyle w:val="Heading3"/>
      </w:pPr>
      <w:r w:rsidRPr="00961EF3">
        <w:t>Architecture</w:t>
      </w:r>
      <w:r w:rsidR="008B5880" w:rsidRPr="00961EF3">
        <w:t xml:space="preserve"> </w:t>
      </w:r>
      <w:r w:rsidR="001617CC" w:rsidRPr="00961EF3">
        <w:t>Overvi</w:t>
      </w:r>
      <w:r w:rsidR="001D6449" w:rsidRPr="00961EF3">
        <w:t>ew</w:t>
      </w:r>
    </w:p>
    <w:p w14:paraId="4E51778A" w14:textId="43A87561" w:rsidR="00A1009C" w:rsidRPr="00FA6726" w:rsidRDefault="00A1009C" w:rsidP="21251F0E">
      <w:pPr>
        <w:pStyle w:val="Heading2"/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D51BC22" wp14:editId="2FDC354F">
            <wp:extent cx="5731510" cy="2043430"/>
            <wp:effectExtent l="0" t="0" r="2540" b="0"/>
            <wp:docPr id="17" name="Picture 16" descr="A diagram of a dia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058CF02-7100-4680-B11E-FD35146A01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A diagram of a diagram&#10;&#10;AI-generated content may be incorrect.">
                      <a:extLst>
                        <a:ext uri="{FF2B5EF4-FFF2-40B4-BE49-F238E27FC236}">
                          <a16:creationId xmlns:a16="http://schemas.microsoft.com/office/drawing/2014/main" id="{57CE8290-5700-B8C8-7848-588B73AB01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46B0" w14:textId="23EA622D" w:rsidR="00C131EB" w:rsidRPr="00FA6726" w:rsidRDefault="00EB764D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I</w:t>
      </w:r>
      <w:r w:rsidR="00BD6EA7" w:rsidRPr="00FA6726">
        <w:rPr>
          <w:rFonts w:ascii="Arial" w:eastAsia="Arial" w:hAnsi="Arial" w:cs="Arial"/>
          <w:sz w:val="20"/>
          <w:szCs w:val="20"/>
        </w:rPr>
        <w:t>n terms o</w:t>
      </w:r>
      <w:r w:rsidR="00035DFB" w:rsidRPr="00FA6726">
        <w:rPr>
          <w:rFonts w:ascii="Arial" w:eastAsia="Arial" w:hAnsi="Arial" w:cs="Arial"/>
          <w:sz w:val="20"/>
          <w:szCs w:val="20"/>
        </w:rPr>
        <w:t xml:space="preserve">f </w:t>
      </w:r>
      <w:r w:rsidR="002F7A6D" w:rsidRPr="00FA6726">
        <w:rPr>
          <w:rFonts w:ascii="Arial" w:eastAsia="Arial" w:hAnsi="Arial" w:cs="Arial"/>
          <w:sz w:val="20"/>
          <w:szCs w:val="20"/>
        </w:rPr>
        <w:t xml:space="preserve">architectural </w:t>
      </w:r>
      <w:r w:rsidR="004837C3" w:rsidRPr="00FA6726">
        <w:rPr>
          <w:rFonts w:ascii="Arial" w:eastAsia="Arial" w:hAnsi="Arial" w:cs="Arial"/>
          <w:sz w:val="20"/>
          <w:szCs w:val="20"/>
        </w:rPr>
        <w:t>design</w:t>
      </w:r>
      <w:r w:rsidR="002F7A6D" w:rsidRPr="00FA6726">
        <w:rPr>
          <w:rFonts w:ascii="Arial" w:eastAsia="Arial" w:hAnsi="Arial" w:cs="Arial"/>
          <w:sz w:val="20"/>
          <w:szCs w:val="20"/>
        </w:rPr>
        <w:t xml:space="preserve">, </w:t>
      </w:r>
      <w:r w:rsidR="00AE0FD6" w:rsidRPr="00FA6726">
        <w:rPr>
          <w:rFonts w:ascii="Arial" w:eastAsia="Arial" w:hAnsi="Arial" w:cs="Arial"/>
          <w:sz w:val="20"/>
          <w:szCs w:val="20"/>
        </w:rPr>
        <w:t>the data will be processed according to</w:t>
      </w:r>
      <w:r w:rsidR="00515DD3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242965" w:rsidRPr="00FA6726">
        <w:rPr>
          <w:rFonts w:ascii="Arial" w:eastAsia="Arial" w:hAnsi="Arial" w:cs="Arial"/>
          <w:sz w:val="20"/>
          <w:szCs w:val="20"/>
        </w:rPr>
        <w:t>the</w:t>
      </w:r>
      <w:r w:rsidR="00AE0FD6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33719C" w:rsidRPr="00FA6726">
        <w:rPr>
          <w:rFonts w:ascii="Arial" w:eastAsia="Arial" w:hAnsi="Arial" w:cs="Arial"/>
          <w:sz w:val="20"/>
          <w:szCs w:val="20"/>
        </w:rPr>
        <w:t xml:space="preserve">medallion </w:t>
      </w:r>
      <w:r w:rsidR="00CF69C3" w:rsidRPr="00FA6726">
        <w:rPr>
          <w:rFonts w:ascii="Arial" w:eastAsia="Arial" w:hAnsi="Arial" w:cs="Arial"/>
          <w:sz w:val="20"/>
          <w:szCs w:val="20"/>
        </w:rPr>
        <w:t>arc</w:t>
      </w:r>
      <w:r w:rsidR="008020CA" w:rsidRPr="00FA6726">
        <w:rPr>
          <w:rFonts w:ascii="Arial" w:eastAsia="Arial" w:hAnsi="Arial" w:cs="Arial"/>
          <w:sz w:val="20"/>
          <w:szCs w:val="20"/>
        </w:rPr>
        <w:t>hitecture</w:t>
      </w:r>
      <w:r w:rsidR="00D72856" w:rsidRPr="00FA6726">
        <w:rPr>
          <w:rFonts w:ascii="Arial" w:eastAsia="Arial" w:hAnsi="Arial" w:cs="Arial"/>
          <w:sz w:val="20"/>
          <w:szCs w:val="20"/>
        </w:rPr>
        <w:t>.</w:t>
      </w:r>
      <w:r w:rsidR="0033719C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3063E2" w:rsidRPr="00FA6726">
        <w:rPr>
          <w:rFonts w:ascii="Arial" w:eastAsia="Arial" w:hAnsi="Arial" w:cs="Arial"/>
          <w:sz w:val="20"/>
          <w:szCs w:val="20"/>
        </w:rPr>
        <w:t>On a month</w:t>
      </w:r>
      <w:r w:rsidR="0042585B" w:rsidRPr="00FA6726">
        <w:rPr>
          <w:rFonts w:ascii="Arial" w:eastAsia="Arial" w:hAnsi="Arial" w:cs="Arial"/>
          <w:sz w:val="20"/>
          <w:szCs w:val="20"/>
        </w:rPr>
        <w:t>ly</w:t>
      </w:r>
      <w:r w:rsidR="00EE02D7" w:rsidRPr="00FA6726">
        <w:rPr>
          <w:rFonts w:ascii="Arial" w:eastAsia="Arial" w:hAnsi="Arial" w:cs="Arial"/>
          <w:sz w:val="20"/>
          <w:szCs w:val="20"/>
        </w:rPr>
        <w:t xml:space="preserve"> basi</w:t>
      </w:r>
      <w:r w:rsidR="009616DA" w:rsidRPr="00FA6726">
        <w:rPr>
          <w:rFonts w:ascii="Arial" w:eastAsia="Arial" w:hAnsi="Arial" w:cs="Arial"/>
          <w:sz w:val="20"/>
          <w:szCs w:val="20"/>
        </w:rPr>
        <w:t xml:space="preserve">s, </w:t>
      </w:r>
      <w:r w:rsidR="00935917" w:rsidRPr="00FA6726">
        <w:rPr>
          <w:rFonts w:ascii="Arial" w:eastAsia="Arial" w:hAnsi="Arial" w:cs="Arial"/>
          <w:sz w:val="20"/>
          <w:szCs w:val="20"/>
        </w:rPr>
        <w:t>ra</w:t>
      </w:r>
      <w:r w:rsidR="006A5987" w:rsidRPr="00FA6726">
        <w:rPr>
          <w:rFonts w:ascii="Arial" w:eastAsia="Arial" w:hAnsi="Arial" w:cs="Arial"/>
          <w:sz w:val="20"/>
          <w:szCs w:val="20"/>
        </w:rPr>
        <w:t>w</w:t>
      </w:r>
      <w:r w:rsidR="0009343E" w:rsidRPr="00FA6726">
        <w:rPr>
          <w:rFonts w:ascii="Arial" w:eastAsia="Arial" w:hAnsi="Arial" w:cs="Arial"/>
          <w:sz w:val="20"/>
          <w:szCs w:val="20"/>
        </w:rPr>
        <w:t xml:space="preserve"> data </w:t>
      </w:r>
      <w:r w:rsidR="00405BFB" w:rsidRPr="00FA6726">
        <w:rPr>
          <w:rFonts w:ascii="Arial" w:eastAsia="Arial" w:hAnsi="Arial" w:cs="Arial"/>
          <w:sz w:val="20"/>
          <w:szCs w:val="20"/>
        </w:rPr>
        <w:t xml:space="preserve">is </w:t>
      </w:r>
      <w:r w:rsidR="009F09B7" w:rsidRPr="00FA6726">
        <w:rPr>
          <w:rFonts w:ascii="Arial" w:eastAsia="Arial" w:hAnsi="Arial" w:cs="Arial"/>
          <w:sz w:val="20"/>
          <w:szCs w:val="20"/>
        </w:rPr>
        <w:t>proc</w:t>
      </w:r>
      <w:r w:rsidR="00D427BD" w:rsidRPr="00FA6726">
        <w:rPr>
          <w:rFonts w:ascii="Arial" w:eastAsia="Arial" w:hAnsi="Arial" w:cs="Arial"/>
          <w:sz w:val="20"/>
          <w:szCs w:val="20"/>
        </w:rPr>
        <w:t xml:space="preserve">essed </w:t>
      </w:r>
      <w:r w:rsidR="00664640" w:rsidRPr="00FA6726">
        <w:rPr>
          <w:rFonts w:ascii="Arial" w:eastAsia="Arial" w:hAnsi="Arial" w:cs="Arial"/>
          <w:sz w:val="20"/>
          <w:szCs w:val="20"/>
        </w:rPr>
        <w:t>throug</w:t>
      </w:r>
      <w:r w:rsidR="00AE7862" w:rsidRPr="00FA6726">
        <w:rPr>
          <w:rFonts w:ascii="Arial" w:eastAsia="Arial" w:hAnsi="Arial" w:cs="Arial"/>
          <w:sz w:val="20"/>
          <w:szCs w:val="20"/>
        </w:rPr>
        <w:t xml:space="preserve">h </w:t>
      </w:r>
      <w:r w:rsidR="00A61076" w:rsidRPr="00FA6726">
        <w:rPr>
          <w:rFonts w:ascii="Arial" w:eastAsia="Arial" w:hAnsi="Arial" w:cs="Arial"/>
          <w:sz w:val="20"/>
          <w:szCs w:val="20"/>
        </w:rPr>
        <w:t xml:space="preserve">the </w:t>
      </w:r>
      <w:r w:rsidR="0033719C" w:rsidRPr="00FA6726">
        <w:rPr>
          <w:rFonts w:ascii="Arial" w:eastAsia="Arial" w:hAnsi="Arial" w:cs="Arial"/>
          <w:sz w:val="20"/>
          <w:szCs w:val="20"/>
        </w:rPr>
        <w:t xml:space="preserve">bronze </w:t>
      </w:r>
      <w:r w:rsidR="00592F98" w:rsidRPr="00FA6726">
        <w:rPr>
          <w:rFonts w:ascii="Arial" w:eastAsia="Arial" w:hAnsi="Arial" w:cs="Arial"/>
          <w:sz w:val="20"/>
          <w:szCs w:val="20"/>
        </w:rPr>
        <w:t>and</w:t>
      </w:r>
      <w:r w:rsidR="0033719C" w:rsidRPr="00FA6726">
        <w:rPr>
          <w:rFonts w:ascii="Arial" w:eastAsia="Arial" w:hAnsi="Arial" w:cs="Arial"/>
          <w:sz w:val="20"/>
          <w:szCs w:val="20"/>
        </w:rPr>
        <w:t xml:space="preserve"> silver </w:t>
      </w:r>
      <w:r w:rsidR="003922EF" w:rsidRPr="00FA6726">
        <w:rPr>
          <w:rFonts w:ascii="Arial" w:eastAsia="Arial" w:hAnsi="Arial" w:cs="Arial"/>
          <w:sz w:val="20"/>
          <w:szCs w:val="20"/>
        </w:rPr>
        <w:t>l</w:t>
      </w:r>
      <w:r w:rsidR="00E807B7" w:rsidRPr="00FA6726">
        <w:rPr>
          <w:rFonts w:ascii="Arial" w:eastAsia="Arial" w:hAnsi="Arial" w:cs="Arial"/>
          <w:sz w:val="20"/>
          <w:szCs w:val="20"/>
        </w:rPr>
        <w:t>ayers</w:t>
      </w:r>
      <w:r w:rsidR="002D7B31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873620" w:rsidRPr="00FA6726">
        <w:rPr>
          <w:rFonts w:ascii="Arial" w:eastAsia="Arial" w:hAnsi="Arial" w:cs="Arial"/>
          <w:sz w:val="20"/>
          <w:szCs w:val="20"/>
        </w:rPr>
        <w:t xml:space="preserve">before splitting to </w:t>
      </w:r>
      <w:r w:rsidR="0097151F" w:rsidRPr="00FA6726">
        <w:rPr>
          <w:rFonts w:ascii="Arial" w:eastAsia="Arial" w:hAnsi="Arial" w:cs="Arial"/>
          <w:sz w:val="20"/>
          <w:szCs w:val="20"/>
        </w:rPr>
        <w:t>feature and label store</w:t>
      </w:r>
      <w:r w:rsidR="004A1A3F" w:rsidRPr="00FA6726">
        <w:rPr>
          <w:rFonts w:ascii="Arial" w:eastAsia="Arial" w:hAnsi="Arial" w:cs="Arial"/>
          <w:sz w:val="20"/>
          <w:szCs w:val="20"/>
        </w:rPr>
        <w:t>s</w:t>
      </w:r>
      <w:r w:rsidR="0097151F" w:rsidRPr="00FA6726">
        <w:rPr>
          <w:rFonts w:ascii="Arial" w:eastAsia="Arial" w:hAnsi="Arial" w:cs="Arial"/>
          <w:sz w:val="20"/>
          <w:szCs w:val="20"/>
        </w:rPr>
        <w:t xml:space="preserve"> at </w:t>
      </w:r>
      <w:r w:rsidR="00D70F40" w:rsidRPr="00FA6726">
        <w:rPr>
          <w:rFonts w:ascii="Arial" w:eastAsia="Arial" w:hAnsi="Arial" w:cs="Arial"/>
          <w:sz w:val="20"/>
          <w:szCs w:val="20"/>
        </w:rPr>
        <w:t xml:space="preserve">the </w:t>
      </w:r>
      <w:r w:rsidR="0097151F" w:rsidRPr="00FA6726">
        <w:rPr>
          <w:rFonts w:ascii="Arial" w:eastAsia="Arial" w:hAnsi="Arial" w:cs="Arial"/>
          <w:sz w:val="20"/>
          <w:szCs w:val="20"/>
        </w:rPr>
        <w:t xml:space="preserve">gold level. Features and labels </w:t>
      </w:r>
      <w:r w:rsidR="001E577A" w:rsidRPr="00FA6726">
        <w:rPr>
          <w:rFonts w:ascii="Arial" w:eastAsia="Arial" w:hAnsi="Arial" w:cs="Arial"/>
          <w:sz w:val="20"/>
          <w:szCs w:val="20"/>
        </w:rPr>
        <w:t>from a</w:t>
      </w:r>
      <w:r w:rsidR="0009426F" w:rsidRPr="00FA6726">
        <w:rPr>
          <w:rFonts w:ascii="Arial" w:eastAsia="Arial" w:hAnsi="Arial" w:cs="Arial"/>
          <w:sz w:val="20"/>
          <w:szCs w:val="20"/>
        </w:rPr>
        <w:t xml:space="preserve"> rol</w:t>
      </w:r>
      <w:r w:rsidR="00FF0BD0" w:rsidRPr="00FA6726">
        <w:rPr>
          <w:rFonts w:ascii="Arial" w:eastAsia="Arial" w:hAnsi="Arial" w:cs="Arial"/>
          <w:sz w:val="20"/>
          <w:szCs w:val="20"/>
        </w:rPr>
        <w:t xml:space="preserve">ling window </w:t>
      </w:r>
      <w:r w:rsidR="0097151F" w:rsidRPr="00FA6726">
        <w:rPr>
          <w:rFonts w:ascii="Arial" w:eastAsia="Arial" w:hAnsi="Arial" w:cs="Arial"/>
          <w:sz w:val="20"/>
          <w:szCs w:val="20"/>
        </w:rPr>
        <w:t xml:space="preserve">will </w:t>
      </w:r>
      <w:r w:rsidR="00F012CA" w:rsidRPr="00FA6726">
        <w:rPr>
          <w:rFonts w:ascii="Arial" w:eastAsia="Arial" w:hAnsi="Arial" w:cs="Arial"/>
          <w:sz w:val="20"/>
          <w:szCs w:val="20"/>
        </w:rPr>
        <w:t>the</w:t>
      </w:r>
      <w:r w:rsidR="00107013" w:rsidRPr="00FA6726">
        <w:rPr>
          <w:rFonts w:ascii="Arial" w:eastAsia="Arial" w:hAnsi="Arial" w:cs="Arial"/>
          <w:sz w:val="20"/>
          <w:szCs w:val="20"/>
        </w:rPr>
        <w:t xml:space="preserve">n </w:t>
      </w:r>
      <w:r w:rsidR="0097151F" w:rsidRPr="00FA6726">
        <w:rPr>
          <w:rFonts w:ascii="Arial" w:eastAsia="Arial" w:hAnsi="Arial" w:cs="Arial"/>
          <w:sz w:val="20"/>
          <w:szCs w:val="20"/>
        </w:rPr>
        <w:t xml:space="preserve">be used for model training </w:t>
      </w:r>
      <w:r w:rsidR="00EB5B2C" w:rsidRPr="00FA6726">
        <w:rPr>
          <w:rFonts w:ascii="Arial" w:eastAsia="Arial" w:hAnsi="Arial" w:cs="Arial"/>
          <w:sz w:val="20"/>
          <w:szCs w:val="20"/>
        </w:rPr>
        <w:t>each month</w:t>
      </w:r>
      <w:r w:rsidR="00920204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46232F" w:rsidRPr="00FA6726">
        <w:rPr>
          <w:rFonts w:ascii="Arial" w:eastAsia="Arial" w:hAnsi="Arial" w:cs="Arial"/>
          <w:sz w:val="20"/>
          <w:szCs w:val="20"/>
        </w:rPr>
        <w:t xml:space="preserve">and </w:t>
      </w:r>
      <w:r w:rsidR="009B75F2" w:rsidRPr="00FA6726">
        <w:rPr>
          <w:rFonts w:ascii="Arial" w:eastAsia="Arial" w:hAnsi="Arial" w:cs="Arial"/>
          <w:sz w:val="20"/>
          <w:szCs w:val="20"/>
        </w:rPr>
        <w:t>stored in the model store.</w:t>
      </w:r>
      <w:r w:rsidR="00DD60DD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C06B02" w:rsidRPr="00FA6726">
        <w:rPr>
          <w:rFonts w:ascii="Arial" w:eastAsia="Arial" w:hAnsi="Arial" w:cs="Arial"/>
          <w:sz w:val="20"/>
          <w:szCs w:val="20"/>
        </w:rPr>
        <w:t>At deplo</w:t>
      </w:r>
      <w:r w:rsidR="003C28EA" w:rsidRPr="00FA6726">
        <w:rPr>
          <w:rFonts w:ascii="Arial" w:eastAsia="Arial" w:hAnsi="Arial" w:cs="Arial"/>
          <w:sz w:val="20"/>
          <w:szCs w:val="20"/>
        </w:rPr>
        <w:t xml:space="preserve">yment date, </w:t>
      </w:r>
      <w:r w:rsidR="00973574" w:rsidRPr="00FA6726">
        <w:rPr>
          <w:rFonts w:ascii="Arial" w:eastAsia="Arial" w:hAnsi="Arial" w:cs="Arial"/>
          <w:sz w:val="20"/>
          <w:szCs w:val="20"/>
        </w:rPr>
        <w:t>the best m</w:t>
      </w:r>
      <w:r w:rsidR="009E388E" w:rsidRPr="00FA6726">
        <w:rPr>
          <w:rFonts w:ascii="Arial" w:eastAsia="Arial" w:hAnsi="Arial" w:cs="Arial"/>
          <w:sz w:val="20"/>
          <w:szCs w:val="20"/>
        </w:rPr>
        <w:t>odel i</w:t>
      </w:r>
      <w:r w:rsidR="007A4F93" w:rsidRPr="00FA6726">
        <w:rPr>
          <w:rFonts w:ascii="Arial" w:eastAsia="Arial" w:hAnsi="Arial" w:cs="Arial"/>
          <w:sz w:val="20"/>
          <w:szCs w:val="20"/>
        </w:rPr>
        <w:t>s s</w:t>
      </w:r>
      <w:r w:rsidR="001B38F6" w:rsidRPr="00FA6726">
        <w:rPr>
          <w:rFonts w:ascii="Arial" w:eastAsia="Arial" w:hAnsi="Arial" w:cs="Arial"/>
          <w:sz w:val="20"/>
          <w:szCs w:val="20"/>
        </w:rPr>
        <w:t>elected f</w:t>
      </w:r>
      <w:r w:rsidR="008626ED" w:rsidRPr="00FA6726">
        <w:rPr>
          <w:rFonts w:ascii="Arial" w:eastAsia="Arial" w:hAnsi="Arial" w:cs="Arial"/>
          <w:sz w:val="20"/>
          <w:szCs w:val="20"/>
        </w:rPr>
        <w:t>or deployme</w:t>
      </w:r>
      <w:r w:rsidR="00135DB4" w:rsidRPr="00FA6726">
        <w:rPr>
          <w:rFonts w:ascii="Arial" w:eastAsia="Arial" w:hAnsi="Arial" w:cs="Arial"/>
          <w:sz w:val="20"/>
          <w:szCs w:val="20"/>
        </w:rPr>
        <w:t>nt</w:t>
      </w:r>
      <w:r w:rsidR="0064105A" w:rsidRPr="00FA6726">
        <w:rPr>
          <w:rFonts w:ascii="Arial" w:eastAsia="Arial" w:hAnsi="Arial" w:cs="Arial"/>
          <w:sz w:val="20"/>
          <w:szCs w:val="20"/>
        </w:rPr>
        <w:t>.</w:t>
      </w:r>
      <w:r w:rsidR="009B75F2" w:rsidRPr="00FA6726">
        <w:rPr>
          <w:rFonts w:ascii="Arial" w:eastAsia="Arial" w:hAnsi="Arial" w:cs="Arial"/>
          <w:sz w:val="20"/>
          <w:szCs w:val="20"/>
        </w:rPr>
        <w:t xml:space="preserve"> </w:t>
      </w:r>
    </w:p>
    <w:p w14:paraId="5BAEC277" w14:textId="68694D15" w:rsidR="00A1009C" w:rsidRPr="00FA6726" w:rsidRDefault="00F32BEF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S</w:t>
      </w:r>
      <w:r w:rsidR="00F4067D" w:rsidRPr="00FA6726">
        <w:rPr>
          <w:rFonts w:ascii="Arial" w:eastAsia="Arial" w:hAnsi="Arial" w:cs="Arial"/>
          <w:sz w:val="20"/>
          <w:szCs w:val="20"/>
        </w:rPr>
        <w:t xml:space="preserve">tarting from </w:t>
      </w:r>
      <w:r w:rsidR="00962B91" w:rsidRPr="00FA6726">
        <w:rPr>
          <w:rFonts w:ascii="Arial" w:eastAsia="Arial" w:hAnsi="Arial" w:cs="Arial"/>
          <w:sz w:val="20"/>
          <w:szCs w:val="20"/>
        </w:rPr>
        <w:t xml:space="preserve">the </w:t>
      </w:r>
      <w:r w:rsidR="004A4939" w:rsidRPr="00FA6726">
        <w:rPr>
          <w:rFonts w:ascii="Arial" w:eastAsia="Arial" w:hAnsi="Arial" w:cs="Arial"/>
          <w:sz w:val="20"/>
          <w:szCs w:val="20"/>
        </w:rPr>
        <w:t>month</w:t>
      </w:r>
      <w:r w:rsidR="0020777C" w:rsidRPr="00FA6726">
        <w:rPr>
          <w:rFonts w:ascii="Arial" w:eastAsia="Arial" w:hAnsi="Arial" w:cs="Arial"/>
          <w:sz w:val="20"/>
          <w:szCs w:val="20"/>
        </w:rPr>
        <w:t xml:space="preserve"> of </w:t>
      </w:r>
      <w:r w:rsidR="00386B1D" w:rsidRPr="00FA6726">
        <w:rPr>
          <w:rFonts w:ascii="Arial" w:eastAsia="Arial" w:hAnsi="Arial" w:cs="Arial"/>
          <w:sz w:val="20"/>
          <w:szCs w:val="20"/>
        </w:rPr>
        <w:t>deploymen</w:t>
      </w:r>
      <w:r w:rsidR="00BE1AFC" w:rsidRPr="00FA6726">
        <w:rPr>
          <w:rFonts w:ascii="Arial" w:eastAsia="Arial" w:hAnsi="Arial" w:cs="Arial"/>
          <w:sz w:val="20"/>
          <w:szCs w:val="20"/>
        </w:rPr>
        <w:t xml:space="preserve">t, </w:t>
      </w:r>
      <w:r w:rsidR="00DA6D8C" w:rsidRPr="00FA6726">
        <w:rPr>
          <w:rFonts w:ascii="Arial" w:eastAsia="Arial" w:hAnsi="Arial" w:cs="Arial"/>
          <w:sz w:val="20"/>
          <w:szCs w:val="20"/>
        </w:rPr>
        <w:t>t</w:t>
      </w:r>
      <w:r w:rsidR="009B75F2" w:rsidRPr="00FA6726">
        <w:rPr>
          <w:rFonts w:ascii="Arial" w:eastAsia="Arial" w:hAnsi="Arial" w:cs="Arial"/>
          <w:sz w:val="20"/>
          <w:szCs w:val="20"/>
        </w:rPr>
        <w:t xml:space="preserve">he </w:t>
      </w:r>
      <w:r w:rsidR="00E2414A" w:rsidRPr="00FA6726">
        <w:rPr>
          <w:rFonts w:ascii="Arial" w:eastAsia="Arial" w:hAnsi="Arial" w:cs="Arial"/>
          <w:sz w:val="20"/>
          <w:szCs w:val="20"/>
        </w:rPr>
        <w:t>deployed</w:t>
      </w:r>
      <w:r w:rsidR="001C6585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9B75F2" w:rsidRPr="00FA6726">
        <w:rPr>
          <w:rFonts w:ascii="Arial" w:eastAsia="Arial" w:hAnsi="Arial" w:cs="Arial"/>
          <w:sz w:val="20"/>
          <w:szCs w:val="20"/>
        </w:rPr>
        <w:t>model</w:t>
      </w:r>
      <w:r w:rsidR="00DA6D8C" w:rsidRPr="00FA6726">
        <w:rPr>
          <w:rFonts w:ascii="Arial" w:eastAsia="Arial" w:hAnsi="Arial" w:cs="Arial"/>
          <w:sz w:val="20"/>
          <w:szCs w:val="20"/>
        </w:rPr>
        <w:t xml:space="preserve"> is used </w:t>
      </w:r>
      <w:r w:rsidR="00116E37" w:rsidRPr="00FA6726">
        <w:rPr>
          <w:rFonts w:ascii="Arial" w:eastAsia="Arial" w:hAnsi="Arial" w:cs="Arial"/>
          <w:sz w:val="20"/>
          <w:szCs w:val="20"/>
        </w:rPr>
        <w:t xml:space="preserve">in </w:t>
      </w:r>
      <w:r w:rsidR="00623FF7" w:rsidRPr="00FA6726">
        <w:rPr>
          <w:rFonts w:ascii="Arial" w:eastAsia="Arial" w:hAnsi="Arial" w:cs="Arial"/>
          <w:sz w:val="20"/>
          <w:szCs w:val="20"/>
        </w:rPr>
        <w:t xml:space="preserve">conjunction </w:t>
      </w:r>
      <w:r w:rsidR="00DA6D8C" w:rsidRPr="00FA6726">
        <w:rPr>
          <w:rFonts w:ascii="Arial" w:eastAsia="Arial" w:hAnsi="Arial" w:cs="Arial"/>
          <w:sz w:val="20"/>
          <w:szCs w:val="20"/>
        </w:rPr>
        <w:t xml:space="preserve">with </w:t>
      </w:r>
      <w:r w:rsidR="00121E72" w:rsidRPr="00FA6726">
        <w:rPr>
          <w:rFonts w:ascii="Arial" w:eastAsia="Arial" w:hAnsi="Arial" w:cs="Arial"/>
          <w:sz w:val="20"/>
          <w:szCs w:val="20"/>
        </w:rPr>
        <w:t xml:space="preserve">the </w:t>
      </w:r>
      <w:r w:rsidR="00B11AC6" w:rsidRPr="00FA6726">
        <w:rPr>
          <w:rFonts w:ascii="Arial" w:eastAsia="Arial" w:hAnsi="Arial" w:cs="Arial"/>
          <w:sz w:val="20"/>
          <w:szCs w:val="20"/>
        </w:rPr>
        <w:t xml:space="preserve">latest </w:t>
      </w:r>
      <w:r w:rsidR="00DA6D8C" w:rsidRPr="00FA6726">
        <w:rPr>
          <w:rFonts w:ascii="Arial" w:eastAsia="Arial" w:hAnsi="Arial" w:cs="Arial"/>
          <w:sz w:val="20"/>
          <w:szCs w:val="20"/>
        </w:rPr>
        <w:t xml:space="preserve">feature </w:t>
      </w:r>
      <w:r w:rsidR="00F05DCC" w:rsidRPr="00FA6726">
        <w:rPr>
          <w:rFonts w:ascii="Arial" w:eastAsia="Arial" w:hAnsi="Arial" w:cs="Arial"/>
          <w:sz w:val="20"/>
          <w:szCs w:val="20"/>
        </w:rPr>
        <w:t>stor</w:t>
      </w:r>
      <w:r w:rsidR="00210544" w:rsidRPr="00FA6726">
        <w:rPr>
          <w:rFonts w:ascii="Arial" w:eastAsia="Arial" w:hAnsi="Arial" w:cs="Arial"/>
          <w:sz w:val="20"/>
          <w:szCs w:val="20"/>
        </w:rPr>
        <w:t xml:space="preserve">e snapshot </w:t>
      </w:r>
      <w:r w:rsidR="007E0DED" w:rsidRPr="00FA6726">
        <w:rPr>
          <w:rFonts w:ascii="Arial" w:eastAsia="Arial" w:hAnsi="Arial" w:cs="Arial"/>
          <w:sz w:val="20"/>
          <w:szCs w:val="20"/>
        </w:rPr>
        <w:t>to predict the future sales</w:t>
      </w:r>
      <w:r w:rsidR="00D84E96" w:rsidRPr="00FA6726">
        <w:rPr>
          <w:rFonts w:ascii="Arial" w:eastAsia="Arial" w:hAnsi="Arial" w:cs="Arial"/>
          <w:sz w:val="20"/>
          <w:szCs w:val="20"/>
        </w:rPr>
        <w:t xml:space="preserve"> which will be </w:t>
      </w:r>
      <w:r w:rsidR="007B46F4" w:rsidRPr="00FA6726">
        <w:rPr>
          <w:rFonts w:ascii="Arial" w:eastAsia="Arial" w:hAnsi="Arial" w:cs="Arial"/>
          <w:sz w:val="20"/>
          <w:szCs w:val="20"/>
        </w:rPr>
        <w:t>saved to gold tables for</w:t>
      </w:r>
      <w:r w:rsidR="00D84E96" w:rsidRPr="00FA6726">
        <w:rPr>
          <w:rFonts w:ascii="Arial" w:eastAsia="Arial" w:hAnsi="Arial" w:cs="Arial"/>
          <w:sz w:val="20"/>
          <w:szCs w:val="20"/>
        </w:rPr>
        <w:t xml:space="preserve"> the procurement team</w:t>
      </w:r>
      <w:r w:rsidR="007B46F4" w:rsidRPr="00FA6726">
        <w:rPr>
          <w:rFonts w:ascii="Arial" w:eastAsia="Arial" w:hAnsi="Arial" w:cs="Arial"/>
          <w:sz w:val="20"/>
          <w:szCs w:val="20"/>
        </w:rPr>
        <w:t>’s use</w:t>
      </w:r>
      <w:r w:rsidR="00D84E96" w:rsidRPr="00FA6726">
        <w:rPr>
          <w:rFonts w:ascii="Arial" w:eastAsia="Arial" w:hAnsi="Arial" w:cs="Arial"/>
          <w:sz w:val="20"/>
          <w:szCs w:val="20"/>
        </w:rPr>
        <w:t>.</w:t>
      </w:r>
      <w:r w:rsidR="004E14F7" w:rsidRPr="00FA6726">
        <w:rPr>
          <w:rFonts w:ascii="Arial" w:eastAsia="Arial" w:hAnsi="Arial" w:cs="Arial"/>
          <w:sz w:val="20"/>
          <w:szCs w:val="20"/>
        </w:rPr>
        <w:t xml:space="preserve"> </w:t>
      </w:r>
    </w:p>
    <w:p w14:paraId="37E81BCB" w14:textId="1BEBDE5F" w:rsidR="001357F8" w:rsidRPr="00FA6726" w:rsidRDefault="005B3BE5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Mod</w:t>
      </w:r>
      <w:r w:rsidR="005F4151" w:rsidRPr="00FA6726">
        <w:rPr>
          <w:rFonts w:ascii="Arial" w:eastAsia="Arial" w:hAnsi="Arial" w:cs="Arial"/>
          <w:sz w:val="20"/>
          <w:szCs w:val="20"/>
        </w:rPr>
        <w:t>el monitor</w:t>
      </w:r>
      <w:r w:rsidR="00622024" w:rsidRPr="00FA6726">
        <w:rPr>
          <w:rFonts w:ascii="Arial" w:eastAsia="Arial" w:hAnsi="Arial" w:cs="Arial"/>
          <w:sz w:val="20"/>
          <w:szCs w:val="20"/>
        </w:rPr>
        <w:t xml:space="preserve">ing </w:t>
      </w:r>
      <w:r w:rsidR="00B7092D" w:rsidRPr="00FA6726">
        <w:rPr>
          <w:rFonts w:ascii="Arial" w:eastAsia="Arial" w:hAnsi="Arial" w:cs="Arial"/>
          <w:sz w:val="20"/>
          <w:szCs w:val="20"/>
        </w:rPr>
        <w:t>begin</w:t>
      </w:r>
      <w:r w:rsidR="00C5743F" w:rsidRPr="00FA6726">
        <w:rPr>
          <w:rFonts w:ascii="Arial" w:eastAsia="Arial" w:hAnsi="Arial" w:cs="Arial"/>
          <w:sz w:val="20"/>
          <w:szCs w:val="20"/>
        </w:rPr>
        <w:t xml:space="preserve">s </w:t>
      </w:r>
      <w:r w:rsidR="00FB0A39" w:rsidRPr="00FA6726">
        <w:rPr>
          <w:rFonts w:ascii="Arial" w:eastAsia="Arial" w:hAnsi="Arial" w:cs="Arial"/>
          <w:sz w:val="20"/>
          <w:szCs w:val="20"/>
        </w:rPr>
        <w:t>one mo</w:t>
      </w:r>
      <w:r w:rsidR="001E6400" w:rsidRPr="00FA6726">
        <w:rPr>
          <w:rFonts w:ascii="Arial" w:eastAsia="Arial" w:hAnsi="Arial" w:cs="Arial"/>
          <w:sz w:val="20"/>
          <w:szCs w:val="20"/>
        </w:rPr>
        <w:t xml:space="preserve">nth after </w:t>
      </w:r>
      <w:r w:rsidR="00452131" w:rsidRPr="00FA6726">
        <w:rPr>
          <w:rFonts w:ascii="Arial" w:eastAsia="Arial" w:hAnsi="Arial" w:cs="Arial"/>
          <w:sz w:val="20"/>
          <w:szCs w:val="20"/>
        </w:rPr>
        <w:t>d</w:t>
      </w:r>
      <w:r w:rsidR="00E64E11" w:rsidRPr="00FA6726">
        <w:rPr>
          <w:rFonts w:ascii="Arial" w:eastAsia="Arial" w:hAnsi="Arial" w:cs="Arial"/>
          <w:sz w:val="20"/>
          <w:szCs w:val="20"/>
        </w:rPr>
        <w:t>eployment</w:t>
      </w:r>
      <w:r w:rsidR="007B46F4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E04E9C" w:rsidRPr="00FA6726">
        <w:rPr>
          <w:rFonts w:ascii="Arial" w:eastAsia="Arial" w:hAnsi="Arial" w:cs="Arial"/>
          <w:sz w:val="20"/>
          <w:szCs w:val="20"/>
        </w:rPr>
        <w:t xml:space="preserve">when </w:t>
      </w:r>
      <w:r w:rsidR="005319D1" w:rsidRPr="00FA6726">
        <w:rPr>
          <w:rFonts w:ascii="Arial" w:eastAsia="Arial" w:hAnsi="Arial" w:cs="Arial"/>
          <w:sz w:val="20"/>
          <w:szCs w:val="20"/>
        </w:rPr>
        <w:t>l</w:t>
      </w:r>
      <w:r w:rsidR="00673FC4" w:rsidRPr="00FA6726">
        <w:rPr>
          <w:rFonts w:ascii="Arial" w:eastAsia="Arial" w:hAnsi="Arial" w:cs="Arial"/>
          <w:sz w:val="20"/>
          <w:szCs w:val="20"/>
        </w:rPr>
        <w:t>abels ma</w:t>
      </w:r>
      <w:r w:rsidR="006C1A7B" w:rsidRPr="00FA6726">
        <w:rPr>
          <w:rFonts w:ascii="Arial" w:eastAsia="Arial" w:hAnsi="Arial" w:cs="Arial"/>
          <w:sz w:val="20"/>
          <w:szCs w:val="20"/>
        </w:rPr>
        <w:t>terialize</w:t>
      </w:r>
      <w:r w:rsidR="002566F0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224D7B" w:rsidRPr="00FA6726">
        <w:rPr>
          <w:rFonts w:ascii="Arial" w:eastAsia="Arial" w:hAnsi="Arial" w:cs="Arial"/>
          <w:sz w:val="20"/>
          <w:szCs w:val="20"/>
        </w:rPr>
        <w:t>(ground t</w:t>
      </w:r>
      <w:r w:rsidR="00174CF6" w:rsidRPr="00FA6726">
        <w:rPr>
          <w:rFonts w:ascii="Arial" w:eastAsia="Arial" w:hAnsi="Arial" w:cs="Arial"/>
          <w:sz w:val="20"/>
          <w:szCs w:val="20"/>
        </w:rPr>
        <w:t>ruth is available</w:t>
      </w:r>
      <w:r w:rsidR="00B90B1C" w:rsidRPr="00FA6726">
        <w:rPr>
          <w:rFonts w:ascii="Arial" w:eastAsia="Arial" w:hAnsi="Arial" w:cs="Arial"/>
          <w:sz w:val="20"/>
          <w:szCs w:val="20"/>
        </w:rPr>
        <w:t xml:space="preserve">). </w:t>
      </w:r>
      <w:r w:rsidR="008B35D4" w:rsidRPr="00FA6726">
        <w:rPr>
          <w:rFonts w:ascii="Arial" w:eastAsia="Arial" w:hAnsi="Arial" w:cs="Arial"/>
          <w:sz w:val="20"/>
          <w:szCs w:val="20"/>
        </w:rPr>
        <w:t>The monitor</w:t>
      </w:r>
      <w:r w:rsidR="0075783C" w:rsidRPr="00FA6726">
        <w:rPr>
          <w:rFonts w:ascii="Arial" w:eastAsia="Arial" w:hAnsi="Arial" w:cs="Arial"/>
          <w:sz w:val="20"/>
          <w:szCs w:val="20"/>
        </w:rPr>
        <w:t>ing</w:t>
      </w:r>
      <w:r w:rsidR="002F6444" w:rsidRPr="00FA6726">
        <w:rPr>
          <w:rFonts w:ascii="Arial" w:eastAsia="Arial" w:hAnsi="Arial" w:cs="Arial"/>
          <w:sz w:val="20"/>
          <w:szCs w:val="20"/>
        </w:rPr>
        <w:t xml:space="preserve"> pipelin</w:t>
      </w:r>
      <w:r w:rsidR="008B32BB" w:rsidRPr="00FA6726">
        <w:rPr>
          <w:rFonts w:ascii="Arial" w:eastAsia="Arial" w:hAnsi="Arial" w:cs="Arial"/>
          <w:sz w:val="20"/>
          <w:szCs w:val="20"/>
        </w:rPr>
        <w:t>e</w:t>
      </w:r>
      <w:r w:rsidR="00BD5CEE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665182" w:rsidRPr="00FA6726">
        <w:rPr>
          <w:rFonts w:ascii="Arial" w:eastAsia="Arial" w:hAnsi="Arial" w:cs="Arial"/>
          <w:sz w:val="20"/>
          <w:szCs w:val="20"/>
        </w:rPr>
        <w:t>tracks</w:t>
      </w:r>
      <w:r w:rsidR="007C360A" w:rsidRPr="00FA6726">
        <w:rPr>
          <w:rFonts w:ascii="Arial" w:eastAsia="Arial" w:hAnsi="Arial" w:cs="Arial"/>
          <w:sz w:val="20"/>
          <w:szCs w:val="20"/>
        </w:rPr>
        <w:t xml:space="preserve"> the </w:t>
      </w:r>
      <w:r w:rsidR="00887F39" w:rsidRPr="00FA6726">
        <w:rPr>
          <w:rFonts w:ascii="Arial" w:eastAsia="Arial" w:hAnsi="Arial" w:cs="Arial"/>
          <w:sz w:val="20"/>
          <w:szCs w:val="20"/>
        </w:rPr>
        <w:t>model perf</w:t>
      </w:r>
      <w:r w:rsidR="00110372" w:rsidRPr="00FA6726">
        <w:rPr>
          <w:rFonts w:ascii="Arial" w:eastAsia="Arial" w:hAnsi="Arial" w:cs="Arial"/>
          <w:sz w:val="20"/>
          <w:szCs w:val="20"/>
        </w:rPr>
        <w:t xml:space="preserve">ormance </w:t>
      </w:r>
      <w:r w:rsidR="004C592A" w:rsidRPr="00FA6726">
        <w:rPr>
          <w:rFonts w:ascii="Arial" w:eastAsia="Arial" w:hAnsi="Arial" w:cs="Arial"/>
          <w:sz w:val="20"/>
          <w:szCs w:val="20"/>
        </w:rPr>
        <w:t>throu</w:t>
      </w:r>
      <w:r w:rsidR="00255C20" w:rsidRPr="00FA6726">
        <w:rPr>
          <w:rFonts w:ascii="Arial" w:eastAsia="Arial" w:hAnsi="Arial" w:cs="Arial"/>
          <w:sz w:val="20"/>
          <w:szCs w:val="20"/>
        </w:rPr>
        <w:t xml:space="preserve">gh </w:t>
      </w:r>
      <w:r w:rsidR="00FC316C" w:rsidRPr="00FA6726">
        <w:rPr>
          <w:rFonts w:ascii="Arial" w:eastAsia="Arial" w:hAnsi="Arial" w:cs="Arial"/>
          <w:sz w:val="20"/>
          <w:szCs w:val="20"/>
        </w:rPr>
        <w:t xml:space="preserve">defined </w:t>
      </w:r>
      <w:r w:rsidR="002718EB" w:rsidRPr="00FA6726">
        <w:rPr>
          <w:rFonts w:ascii="Arial" w:eastAsia="Arial" w:hAnsi="Arial" w:cs="Arial"/>
          <w:sz w:val="20"/>
          <w:szCs w:val="20"/>
        </w:rPr>
        <w:t>metric</w:t>
      </w:r>
      <w:r w:rsidR="00F23440" w:rsidRPr="00FA6726">
        <w:rPr>
          <w:rFonts w:ascii="Arial" w:eastAsia="Arial" w:hAnsi="Arial" w:cs="Arial"/>
          <w:sz w:val="20"/>
          <w:szCs w:val="20"/>
        </w:rPr>
        <w:t xml:space="preserve">s </w:t>
      </w:r>
      <w:r w:rsidR="001E20DB" w:rsidRPr="00FA6726">
        <w:rPr>
          <w:rFonts w:ascii="Arial" w:eastAsia="Arial" w:hAnsi="Arial" w:cs="Arial"/>
          <w:sz w:val="20"/>
          <w:szCs w:val="20"/>
        </w:rPr>
        <w:t>a</w:t>
      </w:r>
      <w:r w:rsidR="006541DE" w:rsidRPr="00FA6726">
        <w:rPr>
          <w:rFonts w:ascii="Arial" w:eastAsia="Arial" w:hAnsi="Arial" w:cs="Arial"/>
          <w:sz w:val="20"/>
          <w:szCs w:val="20"/>
        </w:rPr>
        <w:t xml:space="preserve">s well as </w:t>
      </w:r>
      <w:r w:rsidR="00CA2C58" w:rsidRPr="00FA6726">
        <w:rPr>
          <w:rFonts w:ascii="Arial" w:eastAsia="Arial" w:hAnsi="Arial" w:cs="Arial"/>
          <w:sz w:val="20"/>
          <w:szCs w:val="20"/>
        </w:rPr>
        <w:t xml:space="preserve">the </w:t>
      </w:r>
      <w:r w:rsidR="0072232C" w:rsidRPr="00FA6726">
        <w:rPr>
          <w:rFonts w:ascii="Arial" w:eastAsia="Arial" w:hAnsi="Arial" w:cs="Arial"/>
          <w:sz w:val="20"/>
          <w:szCs w:val="20"/>
        </w:rPr>
        <w:t>population and cha</w:t>
      </w:r>
      <w:r w:rsidR="00FD3222" w:rsidRPr="00FA6726">
        <w:rPr>
          <w:rFonts w:ascii="Arial" w:eastAsia="Arial" w:hAnsi="Arial" w:cs="Arial"/>
          <w:sz w:val="20"/>
          <w:szCs w:val="20"/>
        </w:rPr>
        <w:t>racteri</w:t>
      </w:r>
      <w:r w:rsidR="00E4256E" w:rsidRPr="00FA6726">
        <w:rPr>
          <w:rFonts w:ascii="Arial" w:eastAsia="Arial" w:hAnsi="Arial" w:cs="Arial"/>
          <w:sz w:val="20"/>
          <w:szCs w:val="20"/>
        </w:rPr>
        <w:t>stic s</w:t>
      </w:r>
      <w:r w:rsidR="00386C87" w:rsidRPr="00FA6726">
        <w:rPr>
          <w:rFonts w:ascii="Arial" w:eastAsia="Arial" w:hAnsi="Arial" w:cs="Arial"/>
          <w:sz w:val="20"/>
          <w:szCs w:val="20"/>
        </w:rPr>
        <w:t>tabilit</w:t>
      </w:r>
      <w:r w:rsidR="008A0F57" w:rsidRPr="00FA6726">
        <w:rPr>
          <w:rFonts w:ascii="Arial" w:eastAsia="Arial" w:hAnsi="Arial" w:cs="Arial"/>
          <w:sz w:val="20"/>
          <w:szCs w:val="20"/>
        </w:rPr>
        <w:t>y</w:t>
      </w:r>
      <w:r w:rsidR="008B32BB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C97AC4" w:rsidRPr="00FA6726">
        <w:rPr>
          <w:rFonts w:ascii="Arial" w:eastAsia="Arial" w:hAnsi="Arial" w:cs="Arial"/>
          <w:sz w:val="20"/>
          <w:szCs w:val="20"/>
        </w:rPr>
        <w:t xml:space="preserve">of </w:t>
      </w:r>
      <w:r w:rsidR="00B079EF" w:rsidRPr="00FA6726">
        <w:rPr>
          <w:rFonts w:ascii="Arial" w:eastAsia="Arial" w:hAnsi="Arial" w:cs="Arial"/>
          <w:sz w:val="20"/>
          <w:szCs w:val="20"/>
        </w:rPr>
        <w:t xml:space="preserve">key </w:t>
      </w:r>
      <w:r w:rsidR="008328AD" w:rsidRPr="00FA6726">
        <w:rPr>
          <w:rFonts w:ascii="Arial" w:eastAsia="Arial" w:hAnsi="Arial" w:cs="Arial"/>
          <w:sz w:val="20"/>
          <w:szCs w:val="20"/>
        </w:rPr>
        <w:t>vari</w:t>
      </w:r>
      <w:r w:rsidR="001E1321" w:rsidRPr="00FA6726">
        <w:rPr>
          <w:rFonts w:ascii="Arial" w:eastAsia="Arial" w:hAnsi="Arial" w:cs="Arial"/>
          <w:sz w:val="20"/>
          <w:szCs w:val="20"/>
        </w:rPr>
        <w:t xml:space="preserve">ables </w:t>
      </w:r>
      <w:r w:rsidR="00212CA5" w:rsidRPr="00FA6726">
        <w:rPr>
          <w:rFonts w:ascii="Arial" w:eastAsia="Arial" w:hAnsi="Arial" w:cs="Arial"/>
          <w:sz w:val="20"/>
          <w:szCs w:val="20"/>
        </w:rPr>
        <w:t>and model ou</w:t>
      </w:r>
      <w:r w:rsidR="00A37B51" w:rsidRPr="00FA6726">
        <w:rPr>
          <w:rFonts w:ascii="Arial" w:eastAsia="Arial" w:hAnsi="Arial" w:cs="Arial"/>
          <w:sz w:val="20"/>
          <w:szCs w:val="20"/>
        </w:rPr>
        <w:t xml:space="preserve">tput. </w:t>
      </w:r>
      <w:r w:rsidR="00FA3E26" w:rsidRPr="00FA6726">
        <w:rPr>
          <w:rFonts w:ascii="Arial" w:eastAsia="Arial" w:hAnsi="Arial" w:cs="Arial"/>
          <w:sz w:val="20"/>
          <w:szCs w:val="20"/>
        </w:rPr>
        <w:t>T</w:t>
      </w:r>
      <w:r w:rsidR="00587770" w:rsidRPr="00FA6726">
        <w:rPr>
          <w:rFonts w:ascii="Arial" w:eastAsia="Arial" w:hAnsi="Arial" w:cs="Arial"/>
          <w:sz w:val="20"/>
          <w:szCs w:val="20"/>
        </w:rPr>
        <w:t xml:space="preserve">he </w:t>
      </w:r>
      <w:r w:rsidR="006B7848" w:rsidRPr="00FA6726">
        <w:rPr>
          <w:rFonts w:ascii="Arial" w:eastAsia="Arial" w:hAnsi="Arial" w:cs="Arial"/>
          <w:sz w:val="20"/>
          <w:szCs w:val="20"/>
        </w:rPr>
        <w:t>entire pipeline is c</w:t>
      </w:r>
      <w:r w:rsidR="000742CB" w:rsidRPr="00FA6726">
        <w:rPr>
          <w:rFonts w:ascii="Arial" w:eastAsia="Arial" w:hAnsi="Arial" w:cs="Arial"/>
          <w:sz w:val="20"/>
          <w:szCs w:val="20"/>
        </w:rPr>
        <w:t>ontaineriz</w:t>
      </w:r>
      <w:r w:rsidR="00DA6FCC" w:rsidRPr="00FA6726">
        <w:rPr>
          <w:rFonts w:ascii="Arial" w:eastAsia="Arial" w:hAnsi="Arial" w:cs="Arial"/>
          <w:sz w:val="20"/>
          <w:szCs w:val="20"/>
        </w:rPr>
        <w:t>ed withi</w:t>
      </w:r>
      <w:r w:rsidR="00564CC1" w:rsidRPr="00FA6726">
        <w:rPr>
          <w:rFonts w:ascii="Arial" w:eastAsia="Arial" w:hAnsi="Arial" w:cs="Arial"/>
          <w:sz w:val="20"/>
          <w:szCs w:val="20"/>
        </w:rPr>
        <w:t xml:space="preserve">n </w:t>
      </w:r>
      <w:r w:rsidR="00FB7ED1" w:rsidRPr="00FA6726">
        <w:rPr>
          <w:rFonts w:ascii="Arial" w:eastAsia="Arial" w:hAnsi="Arial" w:cs="Arial"/>
          <w:sz w:val="20"/>
          <w:szCs w:val="20"/>
        </w:rPr>
        <w:t xml:space="preserve">a </w:t>
      </w:r>
      <w:r w:rsidR="00061695" w:rsidRPr="00FA6726">
        <w:rPr>
          <w:rFonts w:ascii="Arial" w:eastAsia="Arial" w:hAnsi="Arial" w:cs="Arial"/>
          <w:sz w:val="20"/>
          <w:szCs w:val="20"/>
        </w:rPr>
        <w:t xml:space="preserve">docker </w:t>
      </w:r>
      <w:r w:rsidR="00C55D26" w:rsidRPr="00FA6726">
        <w:rPr>
          <w:rFonts w:ascii="Arial" w:eastAsia="Arial" w:hAnsi="Arial" w:cs="Arial"/>
          <w:sz w:val="20"/>
          <w:szCs w:val="20"/>
        </w:rPr>
        <w:t>environment</w:t>
      </w:r>
      <w:r w:rsidR="00FB5A7B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E2708B" w:rsidRPr="00FA6726">
        <w:rPr>
          <w:rFonts w:ascii="Arial" w:eastAsia="Arial" w:hAnsi="Arial" w:cs="Arial"/>
          <w:sz w:val="20"/>
          <w:szCs w:val="20"/>
        </w:rPr>
        <w:t>to ens</w:t>
      </w:r>
      <w:r w:rsidR="00C30671" w:rsidRPr="00FA6726">
        <w:rPr>
          <w:rFonts w:ascii="Arial" w:eastAsia="Arial" w:hAnsi="Arial" w:cs="Arial"/>
          <w:sz w:val="20"/>
          <w:szCs w:val="20"/>
        </w:rPr>
        <w:t xml:space="preserve">ure </w:t>
      </w:r>
      <w:r w:rsidR="00DF2F7D" w:rsidRPr="00FA6726">
        <w:rPr>
          <w:rFonts w:ascii="Arial" w:eastAsia="Arial" w:hAnsi="Arial" w:cs="Arial"/>
          <w:sz w:val="20"/>
          <w:szCs w:val="20"/>
        </w:rPr>
        <w:t>reproduci</w:t>
      </w:r>
      <w:r w:rsidR="002F0124" w:rsidRPr="00FA6726">
        <w:rPr>
          <w:rFonts w:ascii="Arial" w:eastAsia="Arial" w:hAnsi="Arial" w:cs="Arial"/>
          <w:sz w:val="20"/>
          <w:szCs w:val="20"/>
        </w:rPr>
        <w:t xml:space="preserve">bility </w:t>
      </w:r>
      <w:r w:rsidR="00892688" w:rsidRPr="00FA6726">
        <w:rPr>
          <w:rFonts w:ascii="Arial" w:eastAsia="Arial" w:hAnsi="Arial" w:cs="Arial"/>
          <w:sz w:val="20"/>
          <w:szCs w:val="20"/>
        </w:rPr>
        <w:t>wit</w:t>
      </w:r>
      <w:r w:rsidR="00951679" w:rsidRPr="00FA6726">
        <w:rPr>
          <w:rFonts w:ascii="Arial" w:eastAsia="Arial" w:hAnsi="Arial" w:cs="Arial"/>
          <w:sz w:val="20"/>
          <w:szCs w:val="20"/>
        </w:rPr>
        <w:t>hin the produ</w:t>
      </w:r>
      <w:r w:rsidR="0050394B" w:rsidRPr="00FA6726">
        <w:rPr>
          <w:rFonts w:ascii="Arial" w:eastAsia="Arial" w:hAnsi="Arial" w:cs="Arial"/>
          <w:sz w:val="20"/>
          <w:szCs w:val="20"/>
        </w:rPr>
        <w:t>ction e</w:t>
      </w:r>
      <w:r w:rsidR="005E5334" w:rsidRPr="00FA6726">
        <w:rPr>
          <w:rFonts w:ascii="Arial" w:eastAsia="Arial" w:hAnsi="Arial" w:cs="Arial"/>
          <w:sz w:val="20"/>
          <w:szCs w:val="20"/>
        </w:rPr>
        <w:t>nvironment</w:t>
      </w:r>
      <w:r w:rsidR="00FB5A7B" w:rsidRPr="00FA6726">
        <w:rPr>
          <w:rFonts w:ascii="Arial" w:eastAsia="Arial" w:hAnsi="Arial" w:cs="Arial"/>
          <w:sz w:val="20"/>
          <w:szCs w:val="20"/>
        </w:rPr>
        <w:t xml:space="preserve">. Airflow </w:t>
      </w:r>
      <w:r w:rsidR="003F16A0" w:rsidRPr="00FA6726">
        <w:rPr>
          <w:rFonts w:ascii="Arial" w:eastAsia="Arial" w:hAnsi="Arial" w:cs="Arial"/>
          <w:sz w:val="20"/>
          <w:szCs w:val="20"/>
        </w:rPr>
        <w:t xml:space="preserve">is </w:t>
      </w:r>
      <w:r w:rsidR="00FB5A7B" w:rsidRPr="00FA6726">
        <w:rPr>
          <w:rFonts w:ascii="Arial" w:eastAsia="Arial" w:hAnsi="Arial" w:cs="Arial"/>
          <w:sz w:val="20"/>
          <w:szCs w:val="20"/>
        </w:rPr>
        <w:t xml:space="preserve">used to </w:t>
      </w:r>
      <w:r w:rsidR="00CA5741" w:rsidRPr="00FA6726">
        <w:rPr>
          <w:rFonts w:ascii="Arial" w:eastAsia="Arial" w:hAnsi="Arial" w:cs="Arial"/>
          <w:sz w:val="20"/>
          <w:szCs w:val="20"/>
        </w:rPr>
        <w:t>orchestra</w:t>
      </w:r>
      <w:r w:rsidR="00C466D1" w:rsidRPr="00FA6726">
        <w:rPr>
          <w:rFonts w:ascii="Arial" w:eastAsia="Arial" w:hAnsi="Arial" w:cs="Arial"/>
          <w:sz w:val="20"/>
          <w:szCs w:val="20"/>
        </w:rPr>
        <w:t xml:space="preserve">te all </w:t>
      </w:r>
      <w:r w:rsidR="001001B5" w:rsidRPr="00FA6726">
        <w:rPr>
          <w:rFonts w:ascii="Arial" w:eastAsia="Arial" w:hAnsi="Arial" w:cs="Arial"/>
          <w:sz w:val="20"/>
          <w:szCs w:val="20"/>
        </w:rPr>
        <w:t>required t</w:t>
      </w:r>
      <w:r w:rsidR="00A529B5" w:rsidRPr="00FA6726">
        <w:rPr>
          <w:rFonts w:ascii="Arial" w:eastAsia="Arial" w:hAnsi="Arial" w:cs="Arial"/>
          <w:sz w:val="20"/>
          <w:szCs w:val="20"/>
        </w:rPr>
        <w:t>asks e</w:t>
      </w:r>
      <w:r w:rsidR="00262B53" w:rsidRPr="00FA6726">
        <w:rPr>
          <w:rFonts w:ascii="Arial" w:eastAsia="Arial" w:hAnsi="Arial" w:cs="Arial"/>
          <w:sz w:val="20"/>
          <w:szCs w:val="20"/>
        </w:rPr>
        <w:t>ach month</w:t>
      </w:r>
      <w:r w:rsidR="00FB5A7B" w:rsidRPr="00FA6726">
        <w:rPr>
          <w:rFonts w:ascii="Arial" w:eastAsia="Arial" w:hAnsi="Arial" w:cs="Arial"/>
          <w:sz w:val="20"/>
          <w:szCs w:val="20"/>
        </w:rPr>
        <w:t>.</w:t>
      </w:r>
    </w:p>
    <w:p w14:paraId="4A443988" w14:textId="241490DB" w:rsidR="004B2763" w:rsidRDefault="27E4A8CD" w:rsidP="00961EF3">
      <w:pPr>
        <w:pStyle w:val="Heading3"/>
      </w:pPr>
      <w:r w:rsidRPr="00FA6726">
        <w:t xml:space="preserve">Data </w:t>
      </w:r>
      <w:r w:rsidR="004B2763" w:rsidRPr="00FA6726">
        <w:t>Preprocessing</w:t>
      </w:r>
    </w:p>
    <w:p w14:paraId="78E2CB4B" w14:textId="63D88725" w:rsidR="00F4154D" w:rsidRDefault="00F4154D" w:rsidP="00F4154D">
      <w:pPr>
        <w:rPr>
          <w:rFonts w:ascii="Arial" w:hAnsi="Arial" w:cs="Arial"/>
          <w:sz w:val="20"/>
          <w:szCs w:val="20"/>
        </w:rPr>
      </w:pPr>
      <w:r w:rsidRPr="00580BEE">
        <w:rPr>
          <w:rFonts w:ascii="Arial" w:hAnsi="Arial" w:cs="Arial"/>
          <w:sz w:val="20"/>
          <w:szCs w:val="20"/>
        </w:rPr>
        <w:t>Data processing pipeline consists of two separate streams</w:t>
      </w:r>
      <w:r w:rsidR="00A9729D">
        <w:rPr>
          <w:rFonts w:ascii="Arial" w:hAnsi="Arial" w:cs="Arial"/>
          <w:sz w:val="20"/>
          <w:szCs w:val="20"/>
        </w:rPr>
        <w:t xml:space="preserve">, standard business and operational level datapoints are processed through the monthly ETL stream while the creation of reference tables </w:t>
      </w:r>
      <w:r w:rsidR="00434EA2">
        <w:rPr>
          <w:rFonts w:ascii="Arial" w:hAnsi="Arial" w:cs="Arial"/>
          <w:sz w:val="20"/>
          <w:szCs w:val="20"/>
        </w:rPr>
        <w:t xml:space="preserve">for </w:t>
      </w:r>
      <w:r w:rsidR="00A9729D">
        <w:rPr>
          <w:rFonts w:ascii="Arial" w:hAnsi="Arial" w:cs="Arial"/>
          <w:sz w:val="20"/>
          <w:szCs w:val="20"/>
        </w:rPr>
        <w:t>holiday events and store metadata</w:t>
      </w:r>
      <w:r w:rsidR="00434EA2">
        <w:rPr>
          <w:rFonts w:ascii="Arial" w:hAnsi="Arial" w:cs="Arial"/>
          <w:sz w:val="20"/>
          <w:szCs w:val="20"/>
        </w:rPr>
        <w:t xml:space="preserve"> is a one-off process.</w:t>
      </w:r>
    </w:p>
    <w:p w14:paraId="557D5255" w14:textId="1570A5F3" w:rsidR="009439AD" w:rsidRDefault="009439AD" w:rsidP="00B73D22">
      <w:pPr>
        <w:pStyle w:val="Heading4"/>
      </w:pPr>
      <w:r>
        <w:t>Reference Table Processing</w:t>
      </w:r>
    </w:p>
    <w:p w14:paraId="5FE27BAC" w14:textId="63650690" w:rsidR="009439AD" w:rsidRDefault="007E4A94" w:rsidP="00F4154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rationale behind the one-off processing for reference tables </w:t>
      </w:r>
      <w:r w:rsidR="004A3700">
        <w:rPr>
          <w:rFonts w:ascii="Arial" w:hAnsi="Arial" w:cs="Arial"/>
          <w:sz w:val="20"/>
          <w:szCs w:val="20"/>
        </w:rPr>
        <w:t xml:space="preserve">is due to </w:t>
      </w:r>
      <w:r w:rsidR="00325177">
        <w:rPr>
          <w:rFonts w:ascii="Arial" w:hAnsi="Arial" w:cs="Arial"/>
          <w:sz w:val="20"/>
          <w:szCs w:val="20"/>
        </w:rPr>
        <w:t>the need for such data to be unbounded by temporal limitations</w:t>
      </w:r>
      <w:r w:rsidR="006F2196">
        <w:rPr>
          <w:rFonts w:ascii="Arial" w:hAnsi="Arial" w:cs="Arial"/>
          <w:sz w:val="20"/>
          <w:szCs w:val="20"/>
        </w:rPr>
        <w:t xml:space="preserve">. </w:t>
      </w:r>
      <w:r w:rsidR="00BC02F5">
        <w:rPr>
          <w:rFonts w:ascii="Arial" w:hAnsi="Arial" w:cs="Arial"/>
          <w:sz w:val="20"/>
          <w:szCs w:val="20"/>
        </w:rPr>
        <w:t xml:space="preserve">It stands to reason that the model should have access to information </w:t>
      </w:r>
      <w:r w:rsidR="006B36BA">
        <w:rPr>
          <w:rFonts w:ascii="Arial" w:hAnsi="Arial" w:cs="Arial"/>
          <w:sz w:val="20"/>
          <w:szCs w:val="20"/>
        </w:rPr>
        <w:t xml:space="preserve">on what holidays are present in </w:t>
      </w:r>
      <w:r w:rsidR="0013371B">
        <w:rPr>
          <w:rFonts w:ascii="Arial" w:hAnsi="Arial" w:cs="Arial"/>
          <w:sz w:val="20"/>
          <w:szCs w:val="20"/>
        </w:rPr>
        <w:t>the</w:t>
      </w:r>
      <w:r w:rsidR="006B36BA">
        <w:rPr>
          <w:rFonts w:ascii="Arial" w:hAnsi="Arial" w:cs="Arial"/>
          <w:sz w:val="20"/>
          <w:szCs w:val="20"/>
        </w:rPr>
        <w:t xml:space="preserve"> future </w:t>
      </w:r>
      <w:r w:rsidR="0013371B">
        <w:rPr>
          <w:rFonts w:ascii="Arial" w:hAnsi="Arial" w:cs="Arial"/>
          <w:sz w:val="20"/>
          <w:szCs w:val="20"/>
        </w:rPr>
        <w:t>(during the prediction snapshot)</w:t>
      </w:r>
      <w:r w:rsidR="00AC3F84">
        <w:rPr>
          <w:rFonts w:ascii="Arial" w:hAnsi="Arial" w:cs="Arial"/>
          <w:sz w:val="20"/>
          <w:szCs w:val="20"/>
        </w:rPr>
        <w:t xml:space="preserve"> as these are </w:t>
      </w:r>
      <w:r w:rsidR="00436A7D">
        <w:rPr>
          <w:rFonts w:ascii="Arial" w:hAnsi="Arial" w:cs="Arial"/>
          <w:sz w:val="20"/>
          <w:szCs w:val="20"/>
        </w:rPr>
        <w:t xml:space="preserve">not </w:t>
      </w:r>
      <w:r w:rsidR="00AC3F84">
        <w:rPr>
          <w:rFonts w:ascii="Arial" w:hAnsi="Arial" w:cs="Arial"/>
          <w:sz w:val="20"/>
          <w:szCs w:val="20"/>
        </w:rPr>
        <w:t xml:space="preserve">data that are generated monthly. </w:t>
      </w:r>
      <w:r w:rsidR="0089093F">
        <w:rPr>
          <w:rFonts w:ascii="Arial" w:hAnsi="Arial" w:cs="Arial"/>
          <w:sz w:val="20"/>
          <w:szCs w:val="20"/>
        </w:rPr>
        <w:t>To</w:t>
      </w:r>
      <w:r w:rsidR="00436A7D">
        <w:rPr>
          <w:rFonts w:ascii="Arial" w:hAnsi="Arial" w:cs="Arial"/>
          <w:sz w:val="20"/>
          <w:szCs w:val="20"/>
        </w:rPr>
        <w:t xml:space="preserve"> facilitate the engineering of features </w:t>
      </w:r>
      <w:r w:rsidR="0088527A">
        <w:rPr>
          <w:rFonts w:ascii="Arial" w:hAnsi="Arial" w:cs="Arial"/>
          <w:sz w:val="20"/>
          <w:szCs w:val="20"/>
        </w:rPr>
        <w:t>that encode information regarding holidays that are expected to be happening in the prediction month</w:t>
      </w:r>
      <w:r w:rsidR="00CE2661">
        <w:rPr>
          <w:rFonts w:ascii="Arial" w:hAnsi="Arial" w:cs="Arial"/>
          <w:sz w:val="20"/>
          <w:szCs w:val="20"/>
        </w:rPr>
        <w:t xml:space="preserve">, there is a need to populate holiday information “ahead of time” </w:t>
      </w:r>
      <w:r w:rsidR="00054D0C">
        <w:rPr>
          <w:rFonts w:ascii="Arial" w:hAnsi="Arial" w:cs="Arial"/>
          <w:sz w:val="20"/>
          <w:szCs w:val="20"/>
        </w:rPr>
        <w:t xml:space="preserve">– separate from the monthly ETL process. </w:t>
      </w:r>
      <w:r w:rsidR="0089140D">
        <w:rPr>
          <w:rFonts w:ascii="Arial" w:hAnsi="Arial" w:cs="Arial"/>
          <w:sz w:val="20"/>
          <w:szCs w:val="20"/>
        </w:rPr>
        <w:t xml:space="preserve">The one-off reference table processing creates bronze and silver layer tables across </w:t>
      </w:r>
      <w:r w:rsidR="0089093F">
        <w:rPr>
          <w:rFonts w:ascii="Arial" w:hAnsi="Arial" w:cs="Arial"/>
          <w:sz w:val="20"/>
          <w:szCs w:val="20"/>
        </w:rPr>
        <w:t>all time periods</w:t>
      </w:r>
      <w:r w:rsidR="00E25557">
        <w:rPr>
          <w:rFonts w:ascii="Arial" w:hAnsi="Arial" w:cs="Arial"/>
          <w:sz w:val="20"/>
          <w:szCs w:val="20"/>
        </w:rPr>
        <w:t xml:space="preserve"> to allow gold level processing within the monthly ETL pipeline access to these datapoints</w:t>
      </w:r>
      <w:r w:rsidR="000534EA">
        <w:rPr>
          <w:rFonts w:ascii="Arial" w:hAnsi="Arial" w:cs="Arial"/>
          <w:sz w:val="20"/>
          <w:szCs w:val="20"/>
        </w:rPr>
        <w:t xml:space="preserve"> for feature engineering.</w:t>
      </w:r>
    </w:p>
    <w:p w14:paraId="30516BAE" w14:textId="26895348" w:rsidR="000534EA" w:rsidRPr="00580BEE" w:rsidRDefault="0074071D" w:rsidP="0002630C">
      <w:pPr>
        <w:pStyle w:val="Heading4"/>
      </w:pPr>
      <w:r>
        <w:t xml:space="preserve">Monthly </w:t>
      </w:r>
      <w:r w:rsidR="0002630C">
        <w:t>Processing Pipeline</w:t>
      </w:r>
    </w:p>
    <w:p w14:paraId="1A471582" w14:textId="7D110D70" w:rsidR="00090ECA" w:rsidRPr="00FA6726" w:rsidRDefault="00BF450A" w:rsidP="002A36B8">
      <w:pPr>
        <w:jc w:val="both"/>
        <w:rPr>
          <w:rFonts w:ascii="Arial" w:eastAsia="Arial" w:hAnsi="Arial" w:cs="Arial"/>
          <w:sz w:val="20"/>
          <w:szCs w:val="20"/>
        </w:rPr>
      </w:pPr>
      <w:r w:rsidRPr="00BF450A">
        <w:rPr>
          <w:rFonts w:ascii="Arial" w:hAnsi="Arial" w:cs="Arial"/>
          <w:sz w:val="20"/>
          <w:szCs w:val="20"/>
        </w:rPr>
        <w:t>The</w:t>
      </w:r>
      <w:r w:rsidR="00090ECA" w:rsidRPr="00FA672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</w:t>
      </w:r>
      <w:r w:rsidR="00090ECA" w:rsidRPr="00FA6726">
        <w:rPr>
          <w:rFonts w:ascii="Arial" w:hAnsi="Arial" w:cs="Arial"/>
          <w:sz w:val="20"/>
          <w:szCs w:val="20"/>
        </w:rPr>
        <w:t xml:space="preserve">ronze layer </w:t>
      </w:r>
      <w:r w:rsidR="00F87710" w:rsidRPr="00FA6726">
        <w:rPr>
          <w:rFonts w:ascii="Arial" w:hAnsi="Arial" w:cs="Arial"/>
          <w:sz w:val="20"/>
          <w:szCs w:val="20"/>
        </w:rPr>
        <w:t>serves as</w:t>
      </w:r>
      <w:r w:rsidR="00273E09" w:rsidRPr="00FA6726">
        <w:rPr>
          <w:rFonts w:ascii="Arial" w:hAnsi="Arial" w:cs="Arial"/>
          <w:sz w:val="20"/>
          <w:szCs w:val="20"/>
        </w:rPr>
        <w:t xml:space="preserve"> a </w:t>
      </w:r>
      <w:r w:rsidR="00090ECA" w:rsidRPr="00FA6726">
        <w:rPr>
          <w:rFonts w:ascii="Arial" w:hAnsi="Arial" w:cs="Arial"/>
          <w:sz w:val="20"/>
          <w:szCs w:val="20"/>
        </w:rPr>
        <w:t>land</w:t>
      </w:r>
      <w:r w:rsidR="003B29DF" w:rsidRPr="00FA6726">
        <w:rPr>
          <w:rFonts w:ascii="Arial" w:hAnsi="Arial" w:cs="Arial"/>
          <w:sz w:val="20"/>
          <w:szCs w:val="20"/>
        </w:rPr>
        <w:t>ing z</w:t>
      </w:r>
      <w:r w:rsidR="00D26BC7" w:rsidRPr="00FA6726">
        <w:rPr>
          <w:rFonts w:ascii="Arial" w:hAnsi="Arial" w:cs="Arial"/>
          <w:sz w:val="20"/>
          <w:szCs w:val="20"/>
        </w:rPr>
        <w:t xml:space="preserve">one </w:t>
      </w:r>
      <w:r w:rsidR="004E087B" w:rsidRPr="00FA6726">
        <w:rPr>
          <w:rFonts w:ascii="Arial" w:hAnsi="Arial" w:cs="Arial"/>
          <w:sz w:val="20"/>
          <w:szCs w:val="20"/>
        </w:rPr>
        <w:t>wh</w:t>
      </w:r>
      <w:r w:rsidR="00B36E85" w:rsidRPr="00FA6726">
        <w:rPr>
          <w:rFonts w:ascii="Arial" w:hAnsi="Arial" w:cs="Arial"/>
          <w:sz w:val="20"/>
          <w:szCs w:val="20"/>
        </w:rPr>
        <w:t>ere</w:t>
      </w:r>
      <w:r w:rsidR="00090ECA" w:rsidRPr="00FA6726">
        <w:rPr>
          <w:rFonts w:ascii="Arial" w:hAnsi="Arial" w:cs="Arial"/>
          <w:sz w:val="20"/>
          <w:szCs w:val="20"/>
        </w:rPr>
        <w:t xml:space="preserve"> raw data </w:t>
      </w:r>
      <w:r w:rsidR="00791704" w:rsidRPr="00FA6726">
        <w:rPr>
          <w:rFonts w:ascii="Arial" w:hAnsi="Arial" w:cs="Arial"/>
          <w:sz w:val="20"/>
          <w:szCs w:val="20"/>
        </w:rPr>
        <w:t xml:space="preserve">in CSV </w:t>
      </w:r>
      <w:r w:rsidR="00F136D4" w:rsidRPr="00FA6726">
        <w:rPr>
          <w:rFonts w:ascii="Arial" w:hAnsi="Arial" w:cs="Arial"/>
          <w:sz w:val="20"/>
          <w:szCs w:val="20"/>
        </w:rPr>
        <w:t xml:space="preserve">format are </w:t>
      </w:r>
      <w:r w:rsidR="0096775B" w:rsidRPr="00FA6726">
        <w:rPr>
          <w:rFonts w:ascii="Arial" w:hAnsi="Arial" w:cs="Arial"/>
          <w:sz w:val="20"/>
          <w:szCs w:val="20"/>
        </w:rPr>
        <w:t>inges</w:t>
      </w:r>
      <w:r w:rsidR="00A61BE8" w:rsidRPr="00FA6726">
        <w:rPr>
          <w:rFonts w:ascii="Arial" w:hAnsi="Arial" w:cs="Arial"/>
          <w:sz w:val="20"/>
          <w:szCs w:val="20"/>
        </w:rPr>
        <w:t>ted</w:t>
      </w:r>
      <w:r w:rsidR="00B5296A" w:rsidRPr="00FA6726">
        <w:rPr>
          <w:rFonts w:ascii="Arial" w:hAnsi="Arial" w:cs="Arial"/>
          <w:sz w:val="20"/>
          <w:szCs w:val="20"/>
        </w:rPr>
        <w:t>.</w:t>
      </w:r>
      <w:r w:rsidR="00AC203F" w:rsidRPr="00FA6726">
        <w:rPr>
          <w:rFonts w:ascii="Arial" w:hAnsi="Arial" w:cs="Arial"/>
          <w:sz w:val="20"/>
          <w:szCs w:val="20"/>
        </w:rPr>
        <w:t xml:space="preserve"> No</w:t>
      </w:r>
      <w:r w:rsidR="00CD201D" w:rsidRPr="00FA6726">
        <w:rPr>
          <w:rFonts w:ascii="Arial" w:hAnsi="Arial" w:cs="Arial"/>
          <w:sz w:val="20"/>
          <w:szCs w:val="20"/>
        </w:rPr>
        <w:t xml:space="preserve"> </w:t>
      </w:r>
      <w:r w:rsidR="00090ECA" w:rsidRPr="00FA6726">
        <w:rPr>
          <w:rFonts w:ascii="Arial" w:hAnsi="Arial" w:cs="Arial"/>
          <w:sz w:val="20"/>
          <w:szCs w:val="20"/>
        </w:rPr>
        <w:t>transformatio</w:t>
      </w:r>
      <w:r w:rsidR="00364BAA" w:rsidRPr="00FA6726">
        <w:rPr>
          <w:rFonts w:ascii="Arial" w:hAnsi="Arial" w:cs="Arial"/>
          <w:sz w:val="20"/>
          <w:szCs w:val="20"/>
        </w:rPr>
        <w:t xml:space="preserve">n </w:t>
      </w:r>
      <w:r w:rsidR="00690609" w:rsidRPr="00FA6726">
        <w:rPr>
          <w:rFonts w:ascii="Arial" w:hAnsi="Arial" w:cs="Arial"/>
          <w:sz w:val="20"/>
          <w:szCs w:val="20"/>
        </w:rPr>
        <w:t>is done</w:t>
      </w:r>
      <w:r w:rsidR="00F730CD" w:rsidRPr="00FA6726">
        <w:rPr>
          <w:rFonts w:ascii="Arial" w:hAnsi="Arial" w:cs="Arial"/>
          <w:sz w:val="20"/>
          <w:szCs w:val="20"/>
        </w:rPr>
        <w:t xml:space="preserve"> to</w:t>
      </w:r>
      <w:r w:rsidR="00090ECA" w:rsidRPr="00FA6726">
        <w:rPr>
          <w:rFonts w:ascii="Arial" w:hAnsi="Arial" w:cs="Arial"/>
          <w:sz w:val="20"/>
          <w:szCs w:val="20"/>
        </w:rPr>
        <w:t xml:space="preserve"> preserv</w:t>
      </w:r>
      <w:r w:rsidR="00B27E20" w:rsidRPr="00FA6726">
        <w:rPr>
          <w:rFonts w:ascii="Arial" w:hAnsi="Arial" w:cs="Arial"/>
          <w:sz w:val="20"/>
          <w:szCs w:val="20"/>
        </w:rPr>
        <w:t>e</w:t>
      </w:r>
      <w:r w:rsidR="00090ECA" w:rsidRPr="00FA6726">
        <w:rPr>
          <w:rFonts w:ascii="Arial" w:hAnsi="Arial" w:cs="Arial"/>
          <w:sz w:val="20"/>
          <w:szCs w:val="20"/>
        </w:rPr>
        <w:t xml:space="preserve"> data lineage for auditing </w:t>
      </w:r>
      <w:r w:rsidR="008A3B62" w:rsidRPr="00FA6726">
        <w:rPr>
          <w:rFonts w:ascii="Arial" w:hAnsi="Arial" w:cs="Arial"/>
          <w:sz w:val="20"/>
          <w:szCs w:val="20"/>
        </w:rPr>
        <w:t>purposes</w:t>
      </w:r>
      <w:r w:rsidR="00A40604" w:rsidRPr="00FA6726">
        <w:rPr>
          <w:rFonts w:ascii="Arial" w:hAnsi="Arial" w:cs="Arial"/>
          <w:sz w:val="20"/>
          <w:szCs w:val="20"/>
        </w:rPr>
        <w:t xml:space="preserve">. </w:t>
      </w:r>
      <w:r w:rsidR="00341898" w:rsidRPr="00FA6726">
        <w:rPr>
          <w:rFonts w:ascii="Arial" w:hAnsi="Arial" w:cs="Arial"/>
          <w:sz w:val="20"/>
          <w:szCs w:val="20"/>
        </w:rPr>
        <w:t>M</w:t>
      </w:r>
      <w:r w:rsidR="00090ECA" w:rsidRPr="00FA6726">
        <w:rPr>
          <w:rFonts w:ascii="Arial" w:hAnsi="Arial" w:cs="Arial"/>
          <w:sz w:val="20"/>
          <w:szCs w:val="20"/>
        </w:rPr>
        <w:t xml:space="preserve">onthly partitions </w:t>
      </w:r>
      <w:r w:rsidR="005C2739" w:rsidRPr="00FA6726">
        <w:rPr>
          <w:rFonts w:ascii="Arial" w:hAnsi="Arial" w:cs="Arial"/>
          <w:sz w:val="20"/>
          <w:szCs w:val="20"/>
        </w:rPr>
        <w:t xml:space="preserve">are </w:t>
      </w:r>
      <w:r w:rsidR="00B27B8B" w:rsidRPr="00FA6726">
        <w:rPr>
          <w:rFonts w:ascii="Arial" w:hAnsi="Arial" w:cs="Arial"/>
          <w:sz w:val="20"/>
          <w:szCs w:val="20"/>
        </w:rPr>
        <w:t>establis</w:t>
      </w:r>
      <w:r w:rsidR="001C35B3" w:rsidRPr="00FA6726">
        <w:rPr>
          <w:rFonts w:ascii="Arial" w:hAnsi="Arial" w:cs="Arial"/>
          <w:sz w:val="20"/>
          <w:szCs w:val="20"/>
        </w:rPr>
        <w:t xml:space="preserve">hed </w:t>
      </w:r>
      <w:r w:rsidR="00FC4E39" w:rsidRPr="00FA6726">
        <w:rPr>
          <w:rFonts w:ascii="Arial" w:hAnsi="Arial" w:cs="Arial"/>
          <w:sz w:val="20"/>
          <w:szCs w:val="20"/>
        </w:rPr>
        <w:t xml:space="preserve">to </w:t>
      </w:r>
      <w:r w:rsidR="00090ECA" w:rsidRPr="00FA6726">
        <w:rPr>
          <w:rFonts w:ascii="Arial" w:hAnsi="Arial" w:cs="Arial"/>
          <w:sz w:val="20"/>
          <w:szCs w:val="20"/>
        </w:rPr>
        <w:t>align</w:t>
      </w:r>
      <w:r w:rsidR="003A5ED1" w:rsidRPr="00FA6726">
        <w:rPr>
          <w:rFonts w:ascii="Arial" w:hAnsi="Arial" w:cs="Arial"/>
          <w:sz w:val="20"/>
          <w:szCs w:val="20"/>
        </w:rPr>
        <w:t xml:space="preserve"> </w:t>
      </w:r>
      <w:r w:rsidR="00090ECA" w:rsidRPr="00FA6726">
        <w:rPr>
          <w:rFonts w:ascii="Arial" w:hAnsi="Arial" w:cs="Arial"/>
          <w:sz w:val="20"/>
          <w:szCs w:val="20"/>
        </w:rPr>
        <w:t>with business planning cycles.</w:t>
      </w:r>
      <w:r>
        <w:rPr>
          <w:rFonts w:ascii="Arial" w:hAnsi="Arial" w:cs="Arial"/>
          <w:sz w:val="20"/>
          <w:szCs w:val="20"/>
        </w:rPr>
        <w:t xml:space="preserve"> </w:t>
      </w:r>
      <w:r w:rsidR="00090ECA" w:rsidRPr="00FA6726">
        <w:rPr>
          <w:rFonts w:ascii="Arial" w:eastAsia="Arial" w:hAnsi="Arial" w:cs="Arial"/>
          <w:sz w:val="20"/>
          <w:szCs w:val="20"/>
        </w:rPr>
        <w:t>Processes include</w:t>
      </w:r>
      <w:r>
        <w:rPr>
          <w:rFonts w:ascii="Arial" w:eastAsia="Arial" w:hAnsi="Arial" w:cs="Arial"/>
          <w:sz w:val="20"/>
          <w:szCs w:val="20"/>
        </w:rPr>
        <w:t xml:space="preserve"> the r</w:t>
      </w:r>
      <w:r w:rsidR="00090ECA" w:rsidRPr="00FA6726">
        <w:rPr>
          <w:rFonts w:ascii="Arial" w:eastAsia="Arial" w:hAnsi="Arial" w:cs="Arial"/>
          <w:sz w:val="20"/>
          <w:szCs w:val="20"/>
        </w:rPr>
        <w:t xml:space="preserve">eading </w:t>
      </w:r>
      <w:r>
        <w:rPr>
          <w:rFonts w:ascii="Arial" w:eastAsia="Arial" w:hAnsi="Arial" w:cs="Arial"/>
          <w:sz w:val="20"/>
          <w:szCs w:val="20"/>
        </w:rPr>
        <w:t xml:space="preserve">of </w:t>
      </w:r>
      <w:r w:rsidR="00090ECA" w:rsidRPr="00FA6726">
        <w:rPr>
          <w:rFonts w:ascii="Arial" w:eastAsia="Arial" w:hAnsi="Arial" w:cs="Arial"/>
          <w:sz w:val="20"/>
          <w:szCs w:val="20"/>
        </w:rPr>
        <w:t>CSV files from data directory</w:t>
      </w:r>
      <w:r w:rsidR="00C55F34">
        <w:rPr>
          <w:rFonts w:ascii="Arial" w:eastAsia="Arial" w:hAnsi="Arial" w:cs="Arial"/>
          <w:sz w:val="20"/>
          <w:szCs w:val="20"/>
        </w:rPr>
        <w:t>, f</w:t>
      </w:r>
      <w:r w:rsidR="00090ECA" w:rsidRPr="00FA6726">
        <w:rPr>
          <w:rFonts w:ascii="Arial" w:eastAsia="Arial" w:hAnsi="Arial" w:cs="Arial"/>
          <w:sz w:val="20"/>
          <w:szCs w:val="20"/>
        </w:rPr>
        <w:t xml:space="preserve">iltering records </w:t>
      </w:r>
      <w:r w:rsidR="001B3D90">
        <w:rPr>
          <w:rFonts w:ascii="Arial" w:eastAsia="Arial" w:hAnsi="Arial" w:cs="Arial"/>
          <w:sz w:val="20"/>
          <w:szCs w:val="20"/>
        </w:rPr>
        <w:t xml:space="preserve">within required </w:t>
      </w:r>
      <w:r w:rsidR="00090ECA" w:rsidRPr="00FA6726">
        <w:rPr>
          <w:rFonts w:ascii="Arial" w:eastAsia="Arial" w:hAnsi="Arial" w:cs="Arial"/>
          <w:sz w:val="20"/>
          <w:szCs w:val="20"/>
        </w:rPr>
        <w:t>monthly time window (</w:t>
      </w:r>
      <w:proofErr w:type="spellStart"/>
      <w:r w:rsidR="00090ECA" w:rsidRPr="00FA6726">
        <w:rPr>
          <w:rFonts w:ascii="Arial" w:eastAsia="Arial" w:hAnsi="Arial" w:cs="Arial"/>
          <w:sz w:val="20"/>
          <w:szCs w:val="20"/>
        </w:rPr>
        <w:t>snapshot_date</w:t>
      </w:r>
      <w:proofErr w:type="spellEnd"/>
      <w:r w:rsidR="00090ECA" w:rsidRPr="00FA6726">
        <w:rPr>
          <w:rFonts w:ascii="Arial" w:eastAsia="Arial" w:hAnsi="Arial" w:cs="Arial"/>
          <w:sz w:val="20"/>
          <w:szCs w:val="20"/>
        </w:rPr>
        <w:t>)</w:t>
      </w:r>
      <w:r w:rsidR="002A36B8">
        <w:rPr>
          <w:rFonts w:ascii="Arial" w:eastAsia="Arial" w:hAnsi="Arial" w:cs="Arial"/>
          <w:sz w:val="20"/>
          <w:szCs w:val="20"/>
        </w:rPr>
        <w:t xml:space="preserve"> and w</w:t>
      </w:r>
      <w:r w:rsidR="00090ECA" w:rsidRPr="00FA6726">
        <w:rPr>
          <w:rFonts w:ascii="Arial" w:eastAsia="Arial" w:hAnsi="Arial" w:cs="Arial"/>
          <w:sz w:val="20"/>
          <w:szCs w:val="20"/>
        </w:rPr>
        <w:t xml:space="preserve">riting </w:t>
      </w:r>
      <w:r w:rsidR="00522752">
        <w:rPr>
          <w:rFonts w:ascii="Arial" w:eastAsia="Arial" w:hAnsi="Arial" w:cs="Arial"/>
          <w:sz w:val="20"/>
          <w:szCs w:val="20"/>
        </w:rPr>
        <w:t>them to</w:t>
      </w:r>
      <w:r w:rsidR="00090ECA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522752">
        <w:rPr>
          <w:rFonts w:ascii="Arial" w:eastAsia="Arial" w:hAnsi="Arial" w:cs="Arial"/>
          <w:sz w:val="20"/>
          <w:szCs w:val="20"/>
        </w:rPr>
        <w:t>p</w:t>
      </w:r>
      <w:r w:rsidR="00090ECA" w:rsidRPr="00FA6726">
        <w:rPr>
          <w:rFonts w:ascii="Arial" w:eastAsia="Arial" w:hAnsi="Arial" w:cs="Arial"/>
          <w:sz w:val="20"/>
          <w:szCs w:val="20"/>
        </w:rPr>
        <w:t xml:space="preserve">arquet </w:t>
      </w:r>
      <w:r w:rsidR="00522752">
        <w:rPr>
          <w:rFonts w:ascii="Arial" w:eastAsia="Arial" w:hAnsi="Arial" w:cs="Arial"/>
          <w:sz w:val="20"/>
          <w:szCs w:val="20"/>
        </w:rPr>
        <w:t xml:space="preserve">files </w:t>
      </w:r>
      <w:r w:rsidR="00090ECA" w:rsidRPr="00FA6726">
        <w:rPr>
          <w:rFonts w:ascii="Arial" w:eastAsia="Arial" w:hAnsi="Arial" w:cs="Arial"/>
          <w:sz w:val="20"/>
          <w:szCs w:val="20"/>
        </w:rPr>
        <w:t>with monthly partitioning: </w:t>
      </w:r>
      <w:proofErr w:type="spellStart"/>
      <w:r w:rsidR="00090ECA" w:rsidRPr="00FA6726">
        <w:rPr>
          <w:rFonts w:ascii="Arial" w:eastAsia="Arial" w:hAnsi="Arial" w:cs="Arial"/>
          <w:sz w:val="20"/>
          <w:szCs w:val="20"/>
        </w:rPr>
        <w:t>YYYY_MM_DD.parquet</w:t>
      </w:r>
      <w:proofErr w:type="spellEnd"/>
      <w:r w:rsidR="00522752">
        <w:rPr>
          <w:rFonts w:ascii="Arial" w:eastAsia="Arial" w:hAnsi="Arial" w:cs="Arial"/>
          <w:sz w:val="20"/>
          <w:szCs w:val="20"/>
        </w:rPr>
        <w:t>.</w:t>
      </w:r>
    </w:p>
    <w:p w14:paraId="6218E0D6" w14:textId="53388F87" w:rsidR="00BF04B9" w:rsidRPr="00FA6726" w:rsidRDefault="00BF04B9" w:rsidP="21251F0E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The purpose of the </w:t>
      </w:r>
      <w:r w:rsidR="008B2242">
        <w:rPr>
          <w:rFonts w:ascii="Arial" w:eastAsia="Arial" w:hAnsi="Arial" w:cs="Arial"/>
          <w:sz w:val="20"/>
          <w:szCs w:val="20"/>
        </w:rPr>
        <w:t>s</w:t>
      </w:r>
      <w:r w:rsidRPr="00FA6726">
        <w:rPr>
          <w:rFonts w:ascii="Arial" w:eastAsia="Arial" w:hAnsi="Arial" w:cs="Arial"/>
          <w:sz w:val="20"/>
          <w:szCs w:val="20"/>
        </w:rPr>
        <w:t xml:space="preserve">ilver layer is to apply </w:t>
      </w:r>
      <w:r w:rsidR="00406299" w:rsidRPr="00FA6726">
        <w:rPr>
          <w:rFonts w:ascii="Arial" w:eastAsia="Arial" w:hAnsi="Arial" w:cs="Arial"/>
          <w:sz w:val="20"/>
          <w:szCs w:val="20"/>
        </w:rPr>
        <w:t xml:space="preserve">data type </w:t>
      </w:r>
      <w:r w:rsidRPr="00FA6726">
        <w:rPr>
          <w:rFonts w:ascii="Arial" w:eastAsia="Arial" w:hAnsi="Arial" w:cs="Arial"/>
          <w:sz w:val="20"/>
          <w:szCs w:val="20"/>
        </w:rPr>
        <w:t xml:space="preserve">enforcement </w:t>
      </w:r>
      <w:r w:rsidR="00823A3A" w:rsidRPr="00FA6726">
        <w:rPr>
          <w:rFonts w:ascii="Arial" w:eastAsia="Arial" w:hAnsi="Arial" w:cs="Arial"/>
          <w:sz w:val="20"/>
          <w:szCs w:val="20"/>
        </w:rPr>
        <w:t xml:space="preserve">while </w:t>
      </w:r>
      <w:r w:rsidR="00406299" w:rsidRPr="00FA6726">
        <w:rPr>
          <w:rFonts w:ascii="Arial" w:eastAsia="Arial" w:hAnsi="Arial" w:cs="Arial"/>
          <w:sz w:val="20"/>
          <w:szCs w:val="20"/>
        </w:rPr>
        <w:t>augment</w:t>
      </w:r>
      <w:r w:rsidR="00823A3A" w:rsidRPr="00FA6726">
        <w:rPr>
          <w:rFonts w:ascii="Arial" w:eastAsia="Arial" w:hAnsi="Arial" w:cs="Arial"/>
          <w:sz w:val="20"/>
          <w:szCs w:val="20"/>
        </w:rPr>
        <w:t>ing dataset</w:t>
      </w:r>
      <w:r w:rsidR="00406299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823A3A" w:rsidRPr="00FA6726">
        <w:rPr>
          <w:rFonts w:ascii="Arial" w:eastAsia="Arial" w:hAnsi="Arial" w:cs="Arial"/>
          <w:sz w:val="20"/>
          <w:szCs w:val="20"/>
        </w:rPr>
        <w:t xml:space="preserve">with </w:t>
      </w:r>
      <w:r w:rsidR="009671FE" w:rsidRPr="00FA6726">
        <w:rPr>
          <w:rFonts w:ascii="Arial" w:eastAsia="Arial" w:hAnsi="Arial" w:cs="Arial"/>
          <w:sz w:val="20"/>
          <w:szCs w:val="20"/>
        </w:rPr>
        <w:t>columns that are useful for subsequent feature engineering.</w:t>
      </w:r>
    </w:p>
    <w:p w14:paraId="6F764B81" w14:textId="5543E12F" w:rsidR="00BF04B9" w:rsidRPr="00FA6726" w:rsidRDefault="00BF04B9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lastRenderedPageBreak/>
        <w:t>Processes include:</w:t>
      </w:r>
    </w:p>
    <w:p w14:paraId="283B84EF" w14:textId="379E3DCF" w:rsidR="00BF04B9" w:rsidRPr="00FA6726" w:rsidRDefault="00BF04B9" w:rsidP="21251F0E">
      <w:pPr>
        <w:numPr>
          <w:ilvl w:val="0"/>
          <w:numId w:val="17"/>
        </w:num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Type casting columns per schema (string, int, float, date, </w:t>
      </w:r>
      <w:proofErr w:type="spellStart"/>
      <w:r w:rsidRPr="00FA6726">
        <w:rPr>
          <w:rFonts w:ascii="Arial" w:eastAsia="Arial" w:hAnsi="Arial" w:cs="Arial"/>
          <w:sz w:val="20"/>
          <w:szCs w:val="20"/>
        </w:rPr>
        <w:t>boolean</w:t>
      </w:r>
      <w:proofErr w:type="spellEnd"/>
      <w:r w:rsidRPr="00FA6726">
        <w:rPr>
          <w:rFonts w:ascii="Arial" w:eastAsia="Arial" w:hAnsi="Arial" w:cs="Arial"/>
          <w:sz w:val="20"/>
          <w:szCs w:val="20"/>
        </w:rPr>
        <w:t>)</w:t>
      </w:r>
    </w:p>
    <w:p w14:paraId="0E677C0D" w14:textId="0D63C368" w:rsidR="00BF04B9" w:rsidRPr="00FA6726" w:rsidRDefault="00BF04B9" w:rsidP="21251F0E">
      <w:pPr>
        <w:numPr>
          <w:ilvl w:val="0"/>
          <w:numId w:val="17"/>
        </w:num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Adding </w:t>
      </w:r>
      <w:r w:rsidR="00340CE0" w:rsidRPr="00FA6726">
        <w:rPr>
          <w:rFonts w:ascii="Arial" w:eastAsia="Arial" w:hAnsi="Arial" w:cs="Arial"/>
          <w:sz w:val="20"/>
          <w:szCs w:val="20"/>
        </w:rPr>
        <w:t>helper columns derived from raw date</w:t>
      </w:r>
      <w:r w:rsidRPr="00FA6726">
        <w:rPr>
          <w:rFonts w:ascii="Arial" w:eastAsia="Arial" w:hAnsi="Arial" w:cs="Arial"/>
          <w:sz w:val="20"/>
          <w:szCs w:val="20"/>
        </w:rPr>
        <w:t xml:space="preserve"> (year, month, </w:t>
      </w:r>
      <w:proofErr w:type="spellStart"/>
      <w:r w:rsidRPr="00FA6726">
        <w:rPr>
          <w:rFonts w:ascii="Arial" w:eastAsia="Arial" w:hAnsi="Arial" w:cs="Arial"/>
          <w:sz w:val="20"/>
          <w:szCs w:val="20"/>
        </w:rPr>
        <w:t>snapshot_date</w:t>
      </w:r>
      <w:proofErr w:type="spellEnd"/>
      <w:r w:rsidRPr="00FA6726">
        <w:rPr>
          <w:rFonts w:ascii="Arial" w:eastAsia="Arial" w:hAnsi="Arial" w:cs="Arial"/>
          <w:sz w:val="20"/>
          <w:szCs w:val="20"/>
        </w:rPr>
        <w:t>)</w:t>
      </w:r>
    </w:p>
    <w:p w14:paraId="330EAD2E" w14:textId="1F419C98" w:rsidR="00BF04B9" w:rsidRPr="00FA6726" w:rsidRDefault="00BF04B9" w:rsidP="21251F0E">
      <w:pPr>
        <w:numPr>
          <w:ilvl w:val="0"/>
          <w:numId w:val="17"/>
        </w:num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Imputing missing oil prices using monthly averages</w:t>
      </w:r>
    </w:p>
    <w:p w14:paraId="551688DD" w14:textId="761E21D6" w:rsidR="00BF04B9" w:rsidRPr="00FA6726" w:rsidRDefault="00BF04B9" w:rsidP="21251F0E">
      <w:pPr>
        <w:numPr>
          <w:ilvl w:val="0"/>
          <w:numId w:val="17"/>
        </w:num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Dropping </w:t>
      </w:r>
      <w:r w:rsidR="00F90570">
        <w:rPr>
          <w:rFonts w:ascii="Arial" w:eastAsia="Arial" w:hAnsi="Arial" w:cs="Arial"/>
          <w:sz w:val="20"/>
          <w:szCs w:val="20"/>
        </w:rPr>
        <w:t xml:space="preserve">of records where </w:t>
      </w:r>
      <w:r w:rsidRPr="00FA6726">
        <w:rPr>
          <w:rFonts w:ascii="Arial" w:eastAsia="Arial" w:hAnsi="Arial" w:cs="Arial"/>
          <w:sz w:val="20"/>
          <w:szCs w:val="20"/>
        </w:rPr>
        <w:t xml:space="preserve">nulls </w:t>
      </w:r>
      <w:r w:rsidR="00F90570">
        <w:rPr>
          <w:rFonts w:ascii="Arial" w:eastAsia="Arial" w:hAnsi="Arial" w:cs="Arial"/>
          <w:sz w:val="20"/>
          <w:szCs w:val="20"/>
        </w:rPr>
        <w:t xml:space="preserve">are present </w:t>
      </w:r>
      <w:r w:rsidRPr="00FA6726">
        <w:rPr>
          <w:rFonts w:ascii="Arial" w:eastAsia="Arial" w:hAnsi="Arial" w:cs="Arial"/>
          <w:sz w:val="20"/>
          <w:szCs w:val="20"/>
        </w:rPr>
        <w:t>critical columns (date, id)</w:t>
      </w:r>
    </w:p>
    <w:p w14:paraId="24CDF19D" w14:textId="43F9043C" w:rsidR="00BF04B9" w:rsidRPr="00FA6726" w:rsidRDefault="00BF04B9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Typed schemas prevent downstream errors and enable </w:t>
      </w:r>
      <w:r w:rsidR="00F90570">
        <w:rPr>
          <w:rFonts w:ascii="Arial" w:eastAsia="Arial" w:hAnsi="Arial" w:cs="Arial"/>
          <w:sz w:val="20"/>
          <w:szCs w:val="20"/>
        </w:rPr>
        <w:t>p</w:t>
      </w:r>
      <w:r w:rsidRPr="00FA6726">
        <w:rPr>
          <w:rFonts w:ascii="Arial" w:eastAsia="Arial" w:hAnsi="Arial" w:cs="Arial"/>
          <w:sz w:val="20"/>
          <w:szCs w:val="20"/>
        </w:rPr>
        <w:t>arquet query optimization. The monthly average imputation strategy preserves seasonality patterns</w:t>
      </w:r>
      <w:r w:rsidR="00C661FC" w:rsidRPr="00FA6726">
        <w:rPr>
          <w:rFonts w:ascii="Arial" w:eastAsia="Arial" w:hAnsi="Arial" w:cs="Arial"/>
          <w:sz w:val="20"/>
          <w:szCs w:val="20"/>
        </w:rPr>
        <w:t xml:space="preserve"> and is aligned with </w:t>
      </w:r>
      <w:r w:rsidR="004751BD" w:rsidRPr="00FA6726">
        <w:rPr>
          <w:rFonts w:ascii="Arial" w:eastAsia="Arial" w:hAnsi="Arial" w:cs="Arial"/>
          <w:sz w:val="20"/>
          <w:szCs w:val="20"/>
        </w:rPr>
        <w:t xml:space="preserve">the </w:t>
      </w:r>
      <w:r w:rsidR="00A32B09" w:rsidRPr="00FA6726">
        <w:rPr>
          <w:rFonts w:ascii="Arial" w:eastAsia="Arial" w:hAnsi="Arial" w:cs="Arial"/>
          <w:sz w:val="20"/>
          <w:szCs w:val="20"/>
        </w:rPr>
        <w:t xml:space="preserve">subsequent processing steps to achieve </w:t>
      </w:r>
      <w:r w:rsidR="004751BD" w:rsidRPr="00FA6726">
        <w:rPr>
          <w:rFonts w:ascii="Arial" w:eastAsia="Arial" w:hAnsi="Arial" w:cs="Arial"/>
          <w:sz w:val="20"/>
          <w:szCs w:val="20"/>
        </w:rPr>
        <w:t xml:space="preserve">monthly granularity </w:t>
      </w:r>
      <w:r w:rsidR="00A32B09" w:rsidRPr="00FA6726">
        <w:rPr>
          <w:rFonts w:ascii="Arial" w:eastAsia="Arial" w:hAnsi="Arial" w:cs="Arial"/>
          <w:sz w:val="20"/>
          <w:szCs w:val="20"/>
        </w:rPr>
        <w:t>within our feature store.</w:t>
      </w:r>
    </w:p>
    <w:p w14:paraId="328846BE" w14:textId="4E27CA84" w:rsidR="00BF04B9" w:rsidRPr="00FA6726" w:rsidRDefault="00BF04B9" w:rsidP="21251F0E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The purpose of the </w:t>
      </w:r>
      <w:proofErr w:type="gramStart"/>
      <w:r w:rsidRPr="00FA6726">
        <w:rPr>
          <w:rFonts w:ascii="Arial" w:eastAsia="Arial" w:hAnsi="Arial" w:cs="Arial"/>
          <w:sz w:val="20"/>
          <w:szCs w:val="20"/>
        </w:rPr>
        <w:t>Gold</w:t>
      </w:r>
      <w:proofErr w:type="gramEnd"/>
      <w:r w:rsidRPr="00FA6726">
        <w:rPr>
          <w:rFonts w:ascii="Arial" w:eastAsia="Arial" w:hAnsi="Arial" w:cs="Arial"/>
          <w:sz w:val="20"/>
          <w:szCs w:val="20"/>
        </w:rPr>
        <w:t xml:space="preserve"> layer is to create ML-ready features and targets with temporal alignment</w:t>
      </w:r>
      <w:r w:rsidR="006D36CD" w:rsidRPr="00FA6726">
        <w:rPr>
          <w:rFonts w:ascii="Arial" w:eastAsia="Arial" w:hAnsi="Arial" w:cs="Arial"/>
          <w:sz w:val="20"/>
          <w:szCs w:val="20"/>
        </w:rPr>
        <w:t>. Strict adherence</w:t>
      </w:r>
      <w:r w:rsidRPr="00FA6726">
        <w:rPr>
          <w:rFonts w:ascii="Arial" w:eastAsia="Arial" w:hAnsi="Arial" w:cs="Arial"/>
          <w:sz w:val="20"/>
          <w:szCs w:val="20"/>
        </w:rPr>
        <w:t xml:space="preserve"> </w:t>
      </w:r>
      <w:r w:rsidR="006D36CD" w:rsidRPr="00FA6726">
        <w:rPr>
          <w:rFonts w:ascii="Arial" w:eastAsia="Arial" w:hAnsi="Arial" w:cs="Arial"/>
          <w:sz w:val="20"/>
          <w:szCs w:val="20"/>
        </w:rPr>
        <w:t xml:space="preserve">(apart from reference tables) to using </w:t>
      </w:r>
      <w:r w:rsidR="00E14D5E" w:rsidRPr="00FA6726">
        <w:rPr>
          <w:rFonts w:ascii="Arial" w:eastAsia="Arial" w:hAnsi="Arial" w:cs="Arial"/>
          <w:sz w:val="20"/>
          <w:szCs w:val="20"/>
        </w:rPr>
        <w:t xml:space="preserve">only </w:t>
      </w:r>
      <w:r w:rsidRPr="00FA6726">
        <w:rPr>
          <w:rFonts w:ascii="Arial" w:eastAsia="Arial" w:hAnsi="Arial" w:cs="Arial"/>
          <w:sz w:val="20"/>
          <w:szCs w:val="20"/>
        </w:rPr>
        <w:t xml:space="preserve">features </w:t>
      </w:r>
      <w:r w:rsidR="00E14D5E" w:rsidRPr="00FA6726">
        <w:rPr>
          <w:rFonts w:ascii="Arial" w:eastAsia="Arial" w:hAnsi="Arial" w:cs="Arial"/>
          <w:sz w:val="20"/>
          <w:szCs w:val="20"/>
        </w:rPr>
        <w:t xml:space="preserve">available on </w:t>
      </w:r>
      <w:r w:rsidRPr="00FA6726">
        <w:rPr>
          <w:rFonts w:ascii="Arial" w:eastAsia="Arial" w:hAnsi="Arial" w:cs="Arial"/>
          <w:sz w:val="20"/>
          <w:szCs w:val="20"/>
        </w:rPr>
        <w:t xml:space="preserve">month S </w:t>
      </w:r>
      <w:r w:rsidR="00E14D5E" w:rsidRPr="00FA6726">
        <w:rPr>
          <w:rFonts w:ascii="Arial" w:eastAsia="Arial" w:hAnsi="Arial" w:cs="Arial"/>
          <w:sz w:val="20"/>
          <w:szCs w:val="20"/>
        </w:rPr>
        <w:t xml:space="preserve">to </w:t>
      </w:r>
      <w:r w:rsidRPr="00FA6726">
        <w:rPr>
          <w:rFonts w:ascii="Arial" w:eastAsia="Arial" w:hAnsi="Arial" w:cs="Arial"/>
          <w:sz w:val="20"/>
          <w:szCs w:val="20"/>
        </w:rPr>
        <w:t xml:space="preserve">predict </w:t>
      </w:r>
      <w:r w:rsidR="00E14D5E" w:rsidRPr="00FA6726">
        <w:rPr>
          <w:rFonts w:ascii="Arial" w:eastAsia="Arial" w:hAnsi="Arial" w:cs="Arial"/>
          <w:sz w:val="20"/>
          <w:szCs w:val="20"/>
        </w:rPr>
        <w:t xml:space="preserve">targets </w:t>
      </w:r>
      <w:r w:rsidRPr="00FA6726">
        <w:rPr>
          <w:rFonts w:ascii="Arial" w:eastAsia="Arial" w:hAnsi="Arial" w:cs="Arial"/>
          <w:sz w:val="20"/>
          <w:szCs w:val="20"/>
        </w:rPr>
        <w:t>for month S+1 prevent</w:t>
      </w:r>
      <w:r w:rsidR="006D36CD" w:rsidRPr="00FA6726">
        <w:rPr>
          <w:rFonts w:ascii="Arial" w:eastAsia="Arial" w:hAnsi="Arial" w:cs="Arial"/>
          <w:sz w:val="20"/>
          <w:szCs w:val="20"/>
        </w:rPr>
        <w:t>s</w:t>
      </w:r>
      <w:r w:rsidRPr="00FA6726">
        <w:rPr>
          <w:rFonts w:ascii="Arial" w:eastAsia="Arial" w:hAnsi="Arial" w:cs="Arial"/>
          <w:sz w:val="20"/>
          <w:szCs w:val="20"/>
        </w:rPr>
        <w:t xml:space="preserve"> data leakage.</w:t>
      </w:r>
    </w:p>
    <w:p w14:paraId="310EBA0C" w14:textId="4DC8075F" w:rsidR="00BF04B9" w:rsidRPr="00FA6726" w:rsidRDefault="00BF04B9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Processes include:</w:t>
      </w:r>
    </w:p>
    <w:p w14:paraId="1D041BBA" w14:textId="2E52FC9D" w:rsidR="00BF04B9" w:rsidRPr="00FA6726" w:rsidRDefault="00BF04B9" w:rsidP="3D1D14B5">
      <w:pPr>
        <w:numPr>
          <w:ilvl w:val="0"/>
          <w:numId w:val="2"/>
        </w:numPr>
        <w:spacing w:line="240" w:lineRule="auto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Engineering 40 total features: 16 holiday features, 22 time-series features, 2 categorical features</w:t>
      </w:r>
    </w:p>
    <w:p w14:paraId="41A87F58" w14:textId="0F2EB603" w:rsidR="00BF04B9" w:rsidRPr="00FA6726" w:rsidRDefault="000A78FE" w:rsidP="3D1D14B5">
      <w:pPr>
        <w:numPr>
          <w:ilvl w:val="0"/>
          <w:numId w:val="2"/>
        </w:numPr>
        <w:spacing w:line="240" w:lineRule="auto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H</w:t>
      </w:r>
      <w:r w:rsidR="00BF04B9" w:rsidRPr="00FA6726">
        <w:rPr>
          <w:rFonts w:ascii="Arial" w:eastAsia="Arial" w:hAnsi="Arial" w:cs="Arial"/>
          <w:sz w:val="20"/>
          <w:szCs w:val="20"/>
        </w:rPr>
        <w:t xml:space="preserve">oliday </w:t>
      </w:r>
      <w:r w:rsidRPr="00FA6726">
        <w:rPr>
          <w:rFonts w:ascii="Arial" w:eastAsia="Arial" w:hAnsi="Arial" w:cs="Arial"/>
          <w:sz w:val="20"/>
          <w:szCs w:val="20"/>
        </w:rPr>
        <w:t xml:space="preserve">related </w:t>
      </w:r>
      <w:r w:rsidR="00BF04B9" w:rsidRPr="00FA6726">
        <w:rPr>
          <w:rFonts w:ascii="Arial" w:eastAsia="Arial" w:hAnsi="Arial" w:cs="Arial"/>
          <w:sz w:val="20"/>
          <w:szCs w:val="20"/>
        </w:rPr>
        <w:t>features (total count, type breakdown, locale breakdown, national market variants)</w:t>
      </w:r>
      <w:r w:rsidRPr="00FA6726">
        <w:rPr>
          <w:rFonts w:ascii="Arial" w:eastAsia="Arial" w:hAnsi="Arial" w:cs="Arial"/>
          <w:sz w:val="20"/>
          <w:szCs w:val="20"/>
        </w:rPr>
        <w:t xml:space="preserve"> are created</w:t>
      </w:r>
    </w:p>
    <w:p w14:paraId="782A2576" w14:textId="3E5967A3" w:rsidR="00BF04B9" w:rsidRPr="00FA6726" w:rsidRDefault="00BF04B9" w:rsidP="3D1D14B5">
      <w:pPr>
        <w:numPr>
          <w:ilvl w:val="0"/>
          <w:numId w:val="2"/>
        </w:numPr>
        <w:spacing w:line="240" w:lineRule="auto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Building time-series aggregations (Last Month and Last 3 Months averages/sums for sales, promotions, transactions, oil prices)</w:t>
      </w:r>
    </w:p>
    <w:p w14:paraId="03EC1F8D" w14:textId="269D1035" w:rsidR="00BF04B9" w:rsidRPr="00FA6726" w:rsidRDefault="00BF04B9" w:rsidP="3D1D14B5">
      <w:pPr>
        <w:numPr>
          <w:ilvl w:val="0"/>
          <w:numId w:val="2"/>
        </w:numPr>
        <w:spacing w:line="240" w:lineRule="auto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Preserving categorical identifiers (</w:t>
      </w:r>
      <w:proofErr w:type="spellStart"/>
      <w:r w:rsidRPr="00FA6726">
        <w:rPr>
          <w:rFonts w:ascii="Arial" w:eastAsia="Arial" w:hAnsi="Arial" w:cs="Arial"/>
          <w:sz w:val="20"/>
          <w:szCs w:val="20"/>
        </w:rPr>
        <w:t>store_nbr</w:t>
      </w:r>
      <w:proofErr w:type="spellEnd"/>
      <w:r w:rsidRPr="00FA6726">
        <w:rPr>
          <w:rFonts w:ascii="Arial" w:eastAsia="Arial" w:hAnsi="Arial" w:cs="Arial"/>
          <w:sz w:val="20"/>
          <w:szCs w:val="20"/>
        </w:rPr>
        <w:t xml:space="preserve">, family) for </w:t>
      </w:r>
      <w:proofErr w:type="spellStart"/>
      <w:r w:rsidRPr="00FA6726">
        <w:rPr>
          <w:rFonts w:ascii="Arial" w:eastAsia="Arial" w:hAnsi="Arial" w:cs="Arial"/>
          <w:sz w:val="20"/>
          <w:szCs w:val="20"/>
        </w:rPr>
        <w:t>LightGBM's</w:t>
      </w:r>
      <w:proofErr w:type="spellEnd"/>
      <w:r w:rsidRPr="00FA6726">
        <w:rPr>
          <w:rFonts w:ascii="Arial" w:eastAsia="Arial" w:hAnsi="Arial" w:cs="Arial"/>
          <w:sz w:val="20"/>
          <w:szCs w:val="20"/>
        </w:rPr>
        <w:t xml:space="preserve"> native encoding</w:t>
      </w:r>
    </w:p>
    <w:p w14:paraId="1483051F" w14:textId="0FA7770F" w:rsidR="00BF04B9" w:rsidRPr="00FA6726" w:rsidRDefault="00BF04B9" w:rsidP="3D1D14B5">
      <w:pPr>
        <w:numPr>
          <w:ilvl w:val="0"/>
          <w:numId w:val="2"/>
        </w:numPr>
        <w:spacing w:line="240" w:lineRule="auto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Constructing target variable </w:t>
      </w:r>
      <w:proofErr w:type="spellStart"/>
      <w:r w:rsidRPr="00FA6726">
        <w:rPr>
          <w:rFonts w:ascii="Arial" w:eastAsia="Arial" w:hAnsi="Arial" w:cs="Arial"/>
          <w:sz w:val="20"/>
          <w:szCs w:val="20"/>
        </w:rPr>
        <w:t>label_next_month_sales</w:t>
      </w:r>
      <w:proofErr w:type="spellEnd"/>
      <w:r w:rsidRPr="00FA6726">
        <w:rPr>
          <w:rFonts w:ascii="Arial" w:eastAsia="Arial" w:hAnsi="Arial" w:cs="Arial"/>
          <w:sz w:val="20"/>
          <w:szCs w:val="20"/>
        </w:rPr>
        <w:t> with temporal offset (Features[S] → Labels[S+1])</w:t>
      </w:r>
    </w:p>
    <w:p w14:paraId="2DCA3489" w14:textId="797D74F3" w:rsidR="008048B4" w:rsidRPr="00FA6726" w:rsidRDefault="00BF04B9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The feature store pattern decouples feature engineering from model training, enabling feature reuse across experiments. Holiday features capture Ecuador-specific retail patterns (national holidays, regional festivals), while L3M aggregations reduce daily volatility noise and capture seasonal trends. National Market features provide cross-store demand indicators that improve forecasting accuracy for individual store-family combinations.</w:t>
      </w:r>
      <w:r w:rsidR="00C4468D">
        <w:rPr>
          <w:rFonts w:ascii="Arial" w:eastAsia="Arial" w:hAnsi="Arial" w:cs="Arial"/>
          <w:sz w:val="20"/>
          <w:szCs w:val="20"/>
        </w:rPr>
        <w:t xml:space="preserve"> </w:t>
      </w:r>
    </w:p>
    <w:p w14:paraId="2BD47087" w14:textId="06323AD8" w:rsidR="007036AA" w:rsidRPr="00865A4E" w:rsidRDefault="00706A14" w:rsidP="00961EF3">
      <w:pPr>
        <w:pStyle w:val="Heading3"/>
        <w:rPr>
          <w:rFonts w:eastAsia="Arial"/>
        </w:rPr>
      </w:pPr>
      <w:r w:rsidRPr="00FA6726">
        <w:t>Model Training</w:t>
      </w:r>
    </w:p>
    <w:p w14:paraId="6D9A222E" w14:textId="0D89ADFE" w:rsidR="00865A4E" w:rsidRDefault="008D136A" w:rsidP="21251F0E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The model training pipeline is set up as a monthly recurring task within the main pipeline that will continue to happen beyond model deployment. </w:t>
      </w:r>
      <w:r w:rsidR="0031675A">
        <w:rPr>
          <w:rFonts w:ascii="Arial" w:eastAsia="Arial" w:hAnsi="Arial" w:cs="Arial"/>
          <w:sz w:val="20"/>
          <w:szCs w:val="20"/>
        </w:rPr>
        <w:t xml:space="preserve">A data sufficiency check is performed to ensure that there are </w:t>
      </w:r>
      <w:r w:rsidR="005715AD">
        <w:rPr>
          <w:rFonts w:ascii="Arial" w:eastAsia="Arial" w:hAnsi="Arial" w:cs="Arial"/>
          <w:sz w:val="20"/>
          <w:szCs w:val="20"/>
        </w:rPr>
        <w:t>enough</w:t>
      </w:r>
      <w:r w:rsidR="0031675A">
        <w:rPr>
          <w:rFonts w:ascii="Arial" w:eastAsia="Arial" w:hAnsi="Arial" w:cs="Arial"/>
          <w:sz w:val="20"/>
          <w:szCs w:val="20"/>
        </w:rPr>
        <w:t xml:space="preserve"> months </w:t>
      </w:r>
      <w:r w:rsidR="00E33C35">
        <w:rPr>
          <w:rFonts w:ascii="Arial" w:eastAsia="Arial" w:hAnsi="Arial" w:cs="Arial"/>
          <w:sz w:val="20"/>
          <w:szCs w:val="20"/>
        </w:rPr>
        <w:t xml:space="preserve">available in </w:t>
      </w:r>
      <w:r w:rsidR="00CF7857">
        <w:rPr>
          <w:rFonts w:ascii="Arial" w:eastAsia="Arial" w:hAnsi="Arial" w:cs="Arial"/>
          <w:sz w:val="20"/>
          <w:szCs w:val="20"/>
        </w:rPr>
        <w:t xml:space="preserve">aligned </w:t>
      </w:r>
      <w:r w:rsidR="00E33C35">
        <w:rPr>
          <w:rFonts w:ascii="Arial" w:eastAsia="Arial" w:hAnsi="Arial" w:cs="Arial"/>
          <w:sz w:val="20"/>
          <w:szCs w:val="20"/>
        </w:rPr>
        <w:t xml:space="preserve">feature </w:t>
      </w:r>
      <w:r w:rsidR="00CF7857">
        <w:rPr>
          <w:rFonts w:ascii="Arial" w:eastAsia="Arial" w:hAnsi="Arial" w:cs="Arial"/>
          <w:sz w:val="20"/>
          <w:szCs w:val="20"/>
        </w:rPr>
        <w:t xml:space="preserve">and label stores before </w:t>
      </w:r>
      <w:r w:rsidR="0031525C">
        <w:rPr>
          <w:rFonts w:ascii="Arial" w:eastAsia="Arial" w:hAnsi="Arial" w:cs="Arial"/>
          <w:sz w:val="20"/>
          <w:szCs w:val="20"/>
        </w:rPr>
        <w:t>model training is triggered</w:t>
      </w:r>
      <w:r w:rsidR="00930A8D">
        <w:rPr>
          <w:rFonts w:ascii="Arial" w:eastAsia="Arial" w:hAnsi="Arial" w:cs="Arial"/>
          <w:sz w:val="20"/>
          <w:szCs w:val="20"/>
        </w:rPr>
        <w:t>.</w:t>
      </w:r>
    </w:p>
    <w:p w14:paraId="791ED68D" w14:textId="44F21C45" w:rsidR="00930A8D" w:rsidRPr="00FA6726" w:rsidRDefault="00930A8D" w:rsidP="00930A8D">
      <w:pPr>
        <w:jc w:val="center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Pr="00FA6726">
        <w:rPr>
          <w:rFonts w:ascii="Arial" w:eastAsia="Arial" w:hAnsi="Arial" w:cs="Arial"/>
          <w:sz w:val="20"/>
          <w:szCs w:val="20"/>
        </w:rPr>
        <w:t xml:space="preserve"> </w:t>
      </w:r>
      <w:r w:rsidRPr="00FA6726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Pr="00FA6726">
        <w:rPr>
          <w:rFonts w:ascii="Arial" w:eastAsia="Arial" w:hAnsi="Arial" w:cs="Arial"/>
          <w:sz w:val="20"/>
          <w:szCs w:val="20"/>
        </w:rPr>
        <w:t xml:space="preserve"> </w:t>
      </w:r>
      <w:r w:rsidRPr="00FA672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E6E3B8E" wp14:editId="033602F7">
            <wp:extent cx="4178486" cy="1333829"/>
            <wp:effectExtent l="0" t="0" r="0" b="0"/>
            <wp:docPr id="1337675316" name="Picture 1407580685" descr="A blue and white box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03706" name="Picture 1407580685" descr="A blue and white box with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486" cy="133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E99E" w14:textId="2869EF4D" w:rsidR="00930A8D" w:rsidRPr="00FA6726" w:rsidRDefault="00930A8D" w:rsidP="00930A8D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Data </w:t>
      </w:r>
      <w:r w:rsidR="000F40C9">
        <w:rPr>
          <w:rFonts w:ascii="Arial" w:eastAsia="Arial" w:hAnsi="Arial" w:cs="Arial"/>
          <w:sz w:val="20"/>
          <w:szCs w:val="20"/>
        </w:rPr>
        <w:t>split ranges are defined accordingly:</w:t>
      </w:r>
    </w:p>
    <w:p w14:paraId="102418C2" w14:textId="2295DF68" w:rsidR="00930A8D" w:rsidRPr="00FA6726" w:rsidRDefault="00930A8D" w:rsidP="00930A8D">
      <w:pPr>
        <w:pStyle w:val="ListParagraph"/>
        <w:numPr>
          <w:ilvl w:val="0"/>
          <w:numId w:val="15"/>
        </w:num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18 months training to capture seasonality with sufficient sample size</w:t>
      </w:r>
    </w:p>
    <w:p w14:paraId="53D69375" w14:textId="77777777" w:rsidR="00930A8D" w:rsidRPr="00FA6726" w:rsidRDefault="00930A8D" w:rsidP="00930A8D">
      <w:pPr>
        <w:pStyle w:val="ListParagraph"/>
        <w:numPr>
          <w:ilvl w:val="0"/>
          <w:numId w:val="15"/>
        </w:num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2 months validation for hyperparameter tuning</w:t>
      </w:r>
    </w:p>
    <w:p w14:paraId="69E3C632" w14:textId="77777777" w:rsidR="00930A8D" w:rsidRPr="00FA6726" w:rsidRDefault="00930A8D" w:rsidP="00930A8D">
      <w:pPr>
        <w:pStyle w:val="ListParagraph"/>
        <w:numPr>
          <w:ilvl w:val="0"/>
          <w:numId w:val="15"/>
        </w:num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2 months testing for performance results</w:t>
      </w:r>
    </w:p>
    <w:p w14:paraId="20DF08A5" w14:textId="41DD98D2" w:rsidR="00930A8D" w:rsidRDefault="00930A8D" w:rsidP="21251F0E">
      <w:pPr>
        <w:pStyle w:val="ListParagraph"/>
        <w:numPr>
          <w:ilvl w:val="0"/>
          <w:numId w:val="15"/>
        </w:num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2 month</w:t>
      </w:r>
      <w:r>
        <w:rPr>
          <w:rFonts w:ascii="Arial" w:eastAsia="Arial" w:hAnsi="Arial" w:cs="Arial"/>
          <w:sz w:val="20"/>
          <w:szCs w:val="20"/>
        </w:rPr>
        <w:t>s</w:t>
      </w:r>
      <w:r w:rsidRPr="00FA6726">
        <w:rPr>
          <w:rFonts w:ascii="Arial" w:eastAsia="Arial" w:hAnsi="Arial" w:cs="Arial"/>
          <w:sz w:val="20"/>
          <w:szCs w:val="20"/>
        </w:rPr>
        <w:t xml:space="preserve"> OOT to gauge out of time performance</w:t>
      </w:r>
    </w:p>
    <w:p w14:paraId="6D002670" w14:textId="108C100B" w:rsidR="00402992" w:rsidRPr="00402992" w:rsidRDefault="00402992" w:rsidP="00402992">
      <w:pPr>
        <w:pStyle w:val="Heading4"/>
      </w:pPr>
      <w:r>
        <w:t>Model Selection</w:t>
      </w:r>
    </w:p>
    <w:p w14:paraId="70F87AE2" w14:textId="1D89EB88" w:rsidR="005F5BA5" w:rsidRPr="00FA6726" w:rsidRDefault="00865A4E" w:rsidP="21251F0E">
      <w:pPr>
        <w:jc w:val="both"/>
        <w:rPr>
          <w:rFonts w:ascii="Arial" w:eastAsia="Arial" w:hAnsi="Arial" w:cs="Arial"/>
          <w:sz w:val="20"/>
          <w:szCs w:val="20"/>
        </w:rPr>
      </w:pPr>
      <w:proofErr w:type="spellStart"/>
      <w:r w:rsidRPr="00FA6726">
        <w:rPr>
          <w:rFonts w:ascii="Arial" w:eastAsia="Arial" w:hAnsi="Arial" w:cs="Arial"/>
          <w:sz w:val="20"/>
          <w:szCs w:val="20"/>
        </w:rPr>
        <w:t>LightGBM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 w:rsidR="00E15206" w:rsidRPr="00FA6726">
        <w:rPr>
          <w:rFonts w:ascii="Arial" w:eastAsia="Arial" w:hAnsi="Arial" w:cs="Arial"/>
          <w:sz w:val="20"/>
          <w:szCs w:val="20"/>
        </w:rPr>
        <w:t xml:space="preserve">was selected as the core forecasting model due to its superior handling of categorical features, ability to learn shared patterns across entities, and computational efficiency at scale. </w:t>
      </w:r>
    </w:p>
    <w:p w14:paraId="0D3540D4" w14:textId="29F00DDF" w:rsidR="005F5BA5" w:rsidRPr="00FA6726" w:rsidRDefault="00307CD2" w:rsidP="21251F0E">
      <w:pPr>
        <w:pStyle w:val="ListParagraph"/>
        <w:numPr>
          <w:ilvl w:val="0"/>
          <w:numId w:val="4"/>
        </w:num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Native handling of categorical features such as </w:t>
      </w:r>
      <w:r w:rsidR="00E15206" w:rsidRPr="00FA6726">
        <w:rPr>
          <w:rFonts w:ascii="Arial" w:eastAsia="Arial" w:hAnsi="Arial" w:cs="Arial"/>
          <w:sz w:val="20"/>
          <w:szCs w:val="20"/>
        </w:rPr>
        <w:t>store</w:t>
      </w:r>
      <w:r w:rsidR="002E32D2" w:rsidRPr="00FA6726">
        <w:rPr>
          <w:rFonts w:ascii="Arial" w:eastAsia="Arial" w:hAnsi="Arial" w:cs="Arial"/>
          <w:sz w:val="20"/>
          <w:szCs w:val="20"/>
        </w:rPr>
        <w:t xml:space="preserve"> number</w:t>
      </w:r>
      <w:r w:rsidR="00E15206" w:rsidRPr="00FA6726">
        <w:rPr>
          <w:rFonts w:ascii="Arial" w:eastAsia="Arial" w:hAnsi="Arial" w:cs="Arial"/>
          <w:sz w:val="20"/>
          <w:szCs w:val="20"/>
        </w:rPr>
        <w:t> and product</w:t>
      </w:r>
      <w:r w:rsidR="002E32D2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E15206" w:rsidRPr="00FA6726">
        <w:rPr>
          <w:rFonts w:ascii="Arial" w:eastAsia="Arial" w:hAnsi="Arial" w:cs="Arial"/>
          <w:sz w:val="20"/>
          <w:szCs w:val="20"/>
        </w:rPr>
        <w:t>family, which is</w:t>
      </w:r>
      <w:r w:rsidR="002E32D2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E15206" w:rsidRPr="00FA6726">
        <w:rPr>
          <w:rFonts w:ascii="Arial" w:eastAsia="Arial" w:hAnsi="Arial" w:cs="Arial"/>
          <w:sz w:val="20"/>
          <w:szCs w:val="20"/>
        </w:rPr>
        <w:t xml:space="preserve">more efficient than one-hot encoding that would explode 54 stores × 33 families into 87 </w:t>
      </w:r>
      <w:r w:rsidR="00175044" w:rsidRPr="00FA6726">
        <w:rPr>
          <w:rFonts w:ascii="Arial" w:eastAsia="Arial" w:hAnsi="Arial" w:cs="Arial"/>
          <w:sz w:val="20"/>
          <w:szCs w:val="20"/>
        </w:rPr>
        <w:t>additional</w:t>
      </w:r>
      <w:r w:rsidR="00E15206" w:rsidRPr="00FA6726">
        <w:rPr>
          <w:rFonts w:ascii="Arial" w:eastAsia="Arial" w:hAnsi="Arial" w:cs="Arial"/>
          <w:sz w:val="20"/>
          <w:szCs w:val="20"/>
        </w:rPr>
        <w:t xml:space="preserve"> binary columns. </w:t>
      </w:r>
    </w:p>
    <w:p w14:paraId="5683F285" w14:textId="6F5C422E" w:rsidR="00DF28BF" w:rsidRPr="00FA6726" w:rsidRDefault="005F5BA5" w:rsidP="21251F0E">
      <w:pPr>
        <w:pStyle w:val="ListParagraph"/>
        <w:numPr>
          <w:ilvl w:val="0"/>
          <w:numId w:val="4"/>
        </w:num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T</w:t>
      </w:r>
      <w:r w:rsidR="00E15206" w:rsidRPr="00FA6726">
        <w:rPr>
          <w:rFonts w:ascii="Arial" w:eastAsia="Arial" w:hAnsi="Arial" w:cs="Arial"/>
          <w:sz w:val="20"/>
          <w:szCs w:val="20"/>
        </w:rPr>
        <w:t xml:space="preserve">he global model architecture learns shared patterns across similar stores or product families (e.g., beverage sales trends across coastal stores) while still capturing unique store-specific or product-specific </w:t>
      </w:r>
      <w:r w:rsidR="000C4385" w:rsidRPr="00FA6726">
        <w:rPr>
          <w:rFonts w:ascii="Arial" w:eastAsia="Arial" w:hAnsi="Arial" w:cs="Arial"/>
          <w:sz w:val="20"/>
          <w:szCs w:val="20"/>
        </w:rPr>
        <w:t>patterns</w:t>
      </w:r>
      <w:r w:rsidR="00E15206" w:rsidRPr="00FA6726">
        <w:rPr>
          <w:rFonts w:ascii="Arial" w:eastAsia="Arial" w:hAnsi="Arial" w:cs="Arial"/>
          <w:sz w:val="20"/>
          <w:szCs w:val="20"/>
        </w:rPr>
        <w:t xml:space="preserve">. </w:t>
      </w:r>
    </w:p>
    <w:p w14:paraId="1A8510F9" w14:textId="2E7C4577" w:rsidR="00E15206" w:rsidRDefault="00E15206" w:rsidP="21251F0E">
      <w:pPr>
        <w:pStyle w:val="ListParagraph"/>
        <w:numPr>
          <w:ilvl w:val="0"/>
          <w:numId w:val="4"/>
        </w:numPr>
        <w:jc w:val="both"/>
        <w:rPr>
          <w:rFonts w:ascii="Arial" w:eastAsia="Arial" w:hAnsi="Arial" w:cs="Arial"/>
          <w:sz w:val="20"/>
          <w:szCs w:val="20"/>
        </w:rPr>
      </w:pPr>
      <w:proofErr w:type="spellStart"/>
      <w:r w:rsidRPr="00FA6726">
        <w:rPr>
          <w:rFonts w:ascii="Arial" w:eastAsia="Arial" w:hAnsi="Arial" w:cs="Arial"/>
          <w:sz w:val="20"/>
          <w:szCs w:val="20"/>
        </w:rPr>
        <w:t>LightGBM</w:t>
      </w:r>
      <w:proofErr w:type="spellEnd"/>
      <w:r w:rsidRPr="00FA6726">
        <w:rPr>
          <w:rFonts w:ascii="Arial" w:eastAsia="Arial" w:hAnsi="Arial" w:cs="Arial"/>
          <w:sz w:val="20"/>
          <w:szCs w:val="20"/>
        </w:rPr>
        <w:t xml:space="preserve"> handles large datasets efficiently through histogram-based splitting and leaf-wise tree growth, making it ideal for training a global model across 54 stores × 33 product families × 24 months = 42,768 training samples without requiring distributed computing infrastructure.</w:t>
      </w:r>
    </w:p>
    <w:p w14:paraId="7BF27B88" w14:textId="7E0F2BAF" w:rsidR="00402992" w:rsidRPr="00402992" w:rsidRDefault="00402992" w:rsidP="00402992">
      <w:pPr>
        <w:pStyle w:val="Heading4"/>
      </w:pPr>
      <w:r>
        <w:t>Evaluation Metrics</w:t>
      </w:r>
    </w:p>
    <w:p w14:paraId="223446D5" w14:textId="00F09BF4" w:rsidR="00A91FF5" w:rsidRDefault="0057701D" w:rsidP="00A91FF5">
      <w:pPr>
        <w:pStyle w:val="Heading2"/>
        <w:jc w:val="both"/>
        <w:rPr>
          <w:rFonts w:ascii="Arial" w:eastAsia="Arial" w:hAnsi="Arial" w:cs="Arial"/>
          <w:color w:val="auto"/>
          <w:sz w:val="20"/>
          <w:szCs w:val="20"/>
        </w:rPr>
      </w:pPr>
      <w:r w:rsidRPr="00F12BF8">
        <w:rPr>
          <w:rFonts w:ascii="Arial" w:eastAsia="Arial" w:hAnsi="Arial" w:cs="Arial"/>
          <w:color w:val="auto"/>
          <w:sz w:val="20"/>
          <w:szCs w:val="20"/>
        </w:rPr>
        <w:t xml:space="preserve">R² was selected as the primary metric for model selection because it directly addresses the business need for confidence in forecast reliability. The business team uses model predictions to plan </w:t>
      </w:r>
      <w:r w:rsidR="00F07AEF">
        <w:rPr>
          <w:rFonts w:ascii="Arial" w:eastAsia="Arial" w:hAnsi="Arial" w:cs="Arial"/>
          <w:color w:val="auto"/>
          <w:sz w:val="20"/>
          <w:szCs w:val="20"/>
        </w:rPr>
        <w:t>inventory</w:t>
      </w:r>
      <w:r w:rsidRPr="00F12BF8">
        <w:rPr>
          <w:rFonts w:ascii="Arial" w:eastAsia="Arial" w:hAnsi="Arial" w:cs="Arial"/>
          <w:color w:val="auto"/>
          <w:sz w:val="20"/>
          <w:szCs w:val="20"/>
        </w:rPr>
        <w:t xml:space="preserve"> levels, requiring understanding of how much variance in sales the model explains (0-1 scale). This interpretability is more actionable than absolute error metrics for planning purposes. </w:t>
      </w:r>
      <w:r w:rsidR="00023FB2">
        <w:rPr>
          <w:rFonts w:ascii="Arial" w:eastAsia="Arial" w:hAnsi="Arial" w:cs="Arial"/>
          <w:color w:val="auto"/>
          <w:sz w:val="20"/>
          <w:szCs w:val="20"/>
        </w:rPr>
        <w:t xml:space="preserve">While </w:t>
      </w:r>
      <w:r w:rsidR="00D10F4C">
        <w:rPr>
          <w:rFonts w:ascii="Arial" w:eastAsia="Arial" w:hAnsi="Arial" w:cs="Arial"/>
          <w:color w:val="auto"/>
          <w:sz w:val="20"/>
          <w:szCs w:val="20"/>
        </w:rPr>
        <w:t xml:space="preserve">metrics </w:t>
      </w:r>
      <w:r w:rsidR="00AD409E">
        <w:rPr>
          <w:rFonts w:ascii="Arial" w:eastAsia="Arial" w:hAnsi="Arial" w:cs="Arial"/>
          <w:color w:val="auto"/>
          <w:sz w:val="20"/>
          <w:szCs w:val="20"/>
        </w:rPr>
        <w:t xml:space="preserve">such as </w:t>
      </w:r>
      <w:r w:rsidR="00D10F4C">
        <w:rPr>
          <w:rFonts w:ascii="Arial" w:eastAsia="Arial" w:hAnsi="Arial" w:cs="Arial"/>
          <w:color w:val="auto"/>
          <w:sz w:val="20"/>
          <w:szCs w:val="20"/>
        </w:rPr>
        <w:t xml:space="preserve">MAE </w:t>
      </w:r>
      <w:r w:rsidR="004F6E92">
        <w:rPr>
          <w:rFonts w:ascii="Arial" w:eastAsia="Arial" w:hAnsi="Arial" w:cs="Arial"/>
          <w:color w:val="auto"/>
          <w:sz w:val="20"/>
          <w:szCs w:val="20"/>
        </w:rPr>
        <w:t xml:space="preserve">(Mean Absolute Error) </w:t>
      </w:r>
      <w:r w:rsidR="00455045">
        <w:rPr>
          <w:rFonts w:ascii="Arial" w:eastAsia="Arial" w:hAnsi="Arial" w:cs="Arial"/>
          <w:color w:val="auto"/>
          <w:sz w:val="20"/>
          <w:szCs w:val="20"/>
        </w:rPr>
        <w:t xml:space="preserve">provides a </w:t>
      </w:r>
      <w:r w:rsidR="00D10F4C">
        <w:rPr>
          <w:rFonts w:ascii="Arial" w:eastAsia="Arial" w:hAnsi="Arial" w:cs="Arial"/>
          <w:color w:val="auto"/>
          <w:sz w:val="20"/>
          <w:szCs w:val="20"/>
        </w:rPr>
        <w:t xml:space="preserve">more </w:t>
      </w:r>
      <w:r w:rsidR="00F202B8">
        <w:rPr>
          <w:rFonts w:ascii="Arial" w:eastAsia="Arial" w:hAnsi="Arial" w:cs="Arial"/>
          <w:color w:val="auto"/>
          <w:sz w:val="20"/>
          <w:szCs w:val="20"/>
        </w:rPr>
        <w:t xml:space="preserve">business </w:t>
      </w:r>
      <w:r w:rsidR="00D10F4C">
        <w:rPr>
          <w:rFonts w:ascii="Arial" w:eastAsia="Arial" w:hAnsi="Arial" w:cs="Arial"/>
          <w:color w:val="auto"/>
          <w:sz w:val="20"/>
          <w:szCs w:val="20"/>
        </w:rPr>
        <w:t xml:space="preserve">interpretable </w:t>
      </w:r>
      <w:r w:rsidR="00F202B8">
        <w:rPr>
          <w:rFonts w:ascii="Arial" w:eastAsia="Arial" w:hAnsi="Arial" w:cs="Arial"/>
          <w:color w:val="auto"/>
          <w:sz w:val="20"/>
          <w:szCs w:val="20"/>
        </w:rPr>
        <w:t xml:space="preserve">value, it also introduces problems due to its sensitivity to scale. As the population distribution of sales falls within a very wide range for different store x family, MAE can therefore be less stable and not truly reflective of the situation for </w:t>
      </w:r>
      <w:r w:rsidR="00F77EDC">
        <w:rPr>
          <w:rFonts w:ascii="Arial" w:eastAsia="Arial" w:hAnsi="Arial" w:cs="Arial"/>
          <w:color w:val="auto"/>
          <w:sz w:val="20"/>
          <w:szCs w:val="20"/>
        </w:rPr>
        <w:t xml:space="preserve">particular </w:t>
      </w:r>
      <w:r w:rsidR="00F202B8">
        <w:rPr>
          <w:rFonts w:ascii="Arial" w:eastAsia="Arial" w:hAnsi="Arial" w:cs="Arial"/>
          <w:color w:val="auto"/>
          <w:sz w:val="20"/>
          <w:szCs w:val="20"/>
        </w:rPr>
        <w:t>store x family combinations.</w:t>
      </w:r>
      <w:r w:rsidR="00E42BA0">
        <w:rPr>
          <w:rFonts w:ascii="Arial" w:eastAsia="Arial" w:hAnsi="Arial" w:cs="Arial"/>
          <w:color w:val="auto"/>
          <w:sz w:val="20"/>
          <w:szCs w:val="20"/>
        </w:rPr>
        <w:t xml:space="preserve"> </w:t>
      </w:r>
      <w:r w:rsidR="001851FC">
        <w:rPr>
          <w:rFonts w:ascii="Arial" w:eastAsia="Arial" w:hAnsi="Arial" w:cs="Arial"/>
          <w:color w:val="auto"/>
          <w:sz w:val="20"/>
          <w:szCs w:val="20"/>
        </w:rPr>
        <w:t xml:space="preserve">Similarly, </w:t>
      </w:r>
      <w:r w:rsidR="00994CA0">
        <w:rPr>
          <w:rFonts w:ascii="Arial" w:eastAsia="Arial" w:hAnsi="Arial" w:cs="Arial"/>
          <w:color w:val="auto"/>
          <w:sz w:val="20"/>
          <w:szCs w:val="20"/>
        </w:rPr>
        <w:t>a</w:t>
      </w:r>
      <w:r w:rsidR="00BB6F58">
        <w:rPr>
          <w:rFonts w:ascii="Arial" w:eastAsia="Arial" w:hAnsi="Arial" w:cs="Arial"/>
          <w:color w:val="auto"/>
          <w:sz w:val="20"/>
          <w:szCs w:val="20"/>
        </w:rPr>
        <w:t>s</w:t>
      </w:r>
      <w:r w:rsidR="00994CA0">
        <w:rPr>
          <w:rFonts w:ascii="Arial" w:eastAsia="Arial" w:hAnsi="Arial" w:cs="Arial"/>
          <w:color w:val="auto"/>
          <w:sz w:val="20"/>
          <w:szCs w:val="20"/>
        </w:rPr>
        <w:t xml:space="preserve"> </w:t>
      </w:r>
      <w:r w:rsidR="001851FC">
        <w:rPr>
          <w:rFonts w:ascii="Arial" w:eastAsia="Arial" w:hAnsi="Arial" w:cs="Arial"/>
          <w:color w:val="auto"/>
          <w:sz w:val="20"/>
          <w:szCs w:val="20"/>
        </w:rPr>
        <w:t xml:space="preserve">RMSE (Root Mean Square Error) </w:t>
      </w:r>
      <w:r w:rsidR="00291A64">
        <w:rPr>
          <w:rFonts w:ascii="Arial" w:eastAsia="Arial" w:hAnsi="Arial" w:cs="Arial"/>
          <w:color w:val="auto"/>
          <w:sz w:val="20"/>
          <w:szCs w:val="20"/>
        </w:rPr>
        <w:t>is even more sensitive to scale</w:t>
      </w:r>
      <w:r w:rsidR="00006B61">
        <w:rPr>
          <w:rFonts w:ascii="Arial" w:eastAsia="Arial" w:hAnsi="Arial" w:cs="Arial"/>
          <w:color w:val="auto"/>
          <w:sz w:val="20"/>
          <w:szCs w:val="20"/>
        </w:rPr>
        <w:t>,</w:t>
      </w:r>
      <w:r w:rsidR="00EE1593">
        <w:rPr>
          <w:rFonts w:ascii="Arial" w:eastAsia="Arial" w:hAnsi="Arial" w:cs="Arial"/>
          <w:color w:val="auto"/>
          <w:sz w:val="20"/>
          <w:szCs w:val="20"/>
        </w:rPr>
        <w:t xml:space="preserve"> it</w:t>
      </w:r>
      <w:r w:rsidR="00006B61">
        <w:rPr>
          <w:rFonts w:ascii="Arial" w:eastAsia="Arial" w:hAnsi="Arial" w:cs="Arial"/>
          <w:color w:val="auto"/>
          <w:sz w:val="20"/>
          <w:szCs w:val="20"/>
        </w:rPr>
        <w:t xml:space="preserve"> </w:t>
      </w:r>
      <w:r w:rsidR="003E566A">
        <w:rPr>
          <w:rFonts w:ascii="Arial" w:eastAsia="Arial" w:hAnsi="Arial" w:cs="Arial"/>
          <w:color w:val="auto"/>
          <w:sz w:val="20"/>
          <w:szCs w:val="20"/>
        </w:rPr>
        <w:t>is</w:t>
      </w:r>
      <w:r w:rsidR="00EE1593">
        <w:rPr>
          <w:rFonts w:ascii="Arial" w:eastAsia="Arial" w:hAnsi="Arial" w:cs="Arial"/>
          <w:color w:val="auto"/>
          <w:sz w:val="20"/>
          <w:szCs w:val="20"/>
        </w:rPr>
        <w:t xml:space="preserve"> less effective for evaluating model performance as compared to </w:t>
      </w:r>
      <w:r w:rsidR="00EE1593" w:rsidRPr="00F12BF8">
        <w:rPr>
          <w:rFonts w:ascii="Arial" w:eastAsia="Arial" w:hAnsi="Arial" w:cs="Arial"/>
          <w:color w:val="auto"/>
          <w:sz w:val="20"/>
          <w:szCs w:val="20"/>
        </w:rPr>
        <w:t>R²</w:t>
      </w:r>
      <w:r w:rsidR="00006B61">
        <w:rPr>
          <w:rFonts w:ascii="Arial" w:eastAsia="Arial" w:hAnsi="Arial" w:cs="Arial"/>
          <w:color w:val="auto"/>
          <w:sz w:val="20"/>
          <w:szCs w:val="20"/>
        </w:rPr>
        <w:t xml:space="preserve"> for this use case.</w:t>
      </w:r>
    </w:p>
    <w:p w14:paraId="56A4946E" w14:textId="53AD74FC" w:rsidR="131D2EBF" w:rsidRPr="006D0627" w:rsidRDefault="00A91FF5" w:rsidP="006D0627">
      <w:pPr>
        <w:pStyle w:val="Heading2"/>
        <w:jc w:val="both"/>
        <w:rPr>
          <w:rFonts w:ascii="Arial" w:eastAsia="Arial" w:hAnsi="Arial" w:cs="Arial"/>
          <w:color w:val="auto"/>
          <w:sz w:val="20"/>
          <w:szCs w:val="20"/>
        </w:rPr>
      </w:pPr>
      <w:r>
        <w:rPr>
          <w:rFonts w:ascii="Arial" w:eastAsia="Arial" w:hAnsi="Arial" w:cs="Arial"/>
          <w:color w:val="auto"/>
          <w:sz w:val="20"/>
          <w:szCs w:val="20"/>
        </w:rPr>
        <w:t>Despite the issues highlighted above,</w:t>
      </w:r>
      <w:r w:rsidR="00287546">
        <w:rPr>
          <w:rFonts w:ascii="Arial" w:eastAsia="Arial" w:hAnsi="Arial" w:cs="Arial"/>
          <w:color w:val="auto"/>
          <w:sz w:val="20"/>
          <w:szCs w:val="20"/>
        </w:rPr>
        <w:t xml:space="preserve"> </w:t>
      </w:r>
      <w:r w:rsidR="00287546" w:rsidRPr="00287546">
        <w:rPr>
          <w:rFonts w:ascii="Arial" w:eastAsia="Arial" w:hAnsi="Arial" w:cs="Arial"/>
          <w:color w:val="auto"/>
          <w:sz w:val="20"/>
          <w:szCs w:val="20"/>
        </w:rPr>
        <w:t xml:space="preserve">MAE </w:t>
      </w:r>
      <w:r w:rsidR="004F6E92">
        <w:rPr>
          <w:rFonts w:ascii="Arial" w:eastAsia="Arial" w:hAnsi="Arial" w:cs="Arial"/>
          <w:color w:val="auto"/>
          <w:sz w:val="20"/>
          <w:szCs w:val="20"/>
        </w:rPr>
        <w:t xml:space="preserve">is still included as a secondary metric due to </w:t>
      </w:r>
      <w:r w:rsidR="00FC3A5F">
        <w:rPr>
          <w:rFonts w:ascii="Arial" w:eastAsia="Arial" w:hAnsi="Arial" w:cs="Arial"/>
          <w:color w:val="auto"/>
          <w:sz w:val="20"/>
          <w:szCs w:val="20"/>
        </w:rPr>
        <w:t xml:space="preserve">the high business </w:t>
      </w:r>
      <w:r w:rsidR="00287546" w:rsidRPr="00287546">
        <w:rPr>
          <w:rFonts w:ascii="Arial" w:eastAsia="Arial" w:hAnsi="Arial" w:cs="Arial"/>
          <w:color w:val="auto"/>
          <w:sz w:val="20"/>
          <w:szCs w:val="20"/>
        </w:rPr>
        <w:t>interpretab</w:t>
      </w:r>
      <w:r w:rsidR="00FC3A5F">
        <w:rPr>
          <w:rFonts w:ascii="Arial" w:eastAsia="Arial" w:hAnsi="Arial" w:cs="Arial"/>
          <w:color w:val="auto"/>
          <w:sz w:val="20"/>
          <w:szCs w:val="20"/>
        </w:rPr>
        <w:t>ility of</w:t>
      </w:r>
      <w:r w:rsidR="00287546" w:rsidRPr="00287546">
        <w:rPr>
          <w:rFonts w:ascii="Arial" w:eastAsia="Arial" w:hAnsi="Arial" w:cs="Arial"/>
          <w:color w:val="auto"/>
          <w:sz w:val="20"/>
          <w:szCs w:val="20"/>
        </w:rPr>
        <w:t xml:space="preserve"> average error in sales units</w:t>
      </w:r>
      <w:r w:rsidR="008B2BA7">
        <w:rPr>
          <w:rFonts w:ascii="Arial" w:eastAsia="Arial" w:hAnsi="Arial" w:cs="Arial"/>
          <w:color w:val="auto"/>
          <w:sz w:val="20"/>
          <w:szCs w:val="20"/>
        </w:rPr>
        <w:t xml:space="preserve">. Similarly, </w:t>
      </w:r>
      <w:r w:rsidR="00B554CA">
        <w:rPr>
          <w:rFonts w:ascii="Arial" w:eastAsia="Arial" w:hAnsi="Arial" w:cs="Arial"/>
          <w:color w:val="auto"/>
          <w:sz w:val="20"/>
          <w:szCs w:val="20"/>
        </w:rPr>
        <w:t>R</w:t>
      </w:r>
      <w:r w:rsidR="0057701D" w:rsidRPr="00F12BF8">
        <w:rPr>
          <w:rFonts w:ascii="Arial" w:eastAsia="Arial" w:hAnsi="Arial" w:cs="Arial"/>
          <w:color w:val="auto"/>
          <w:sz w:val="20"/>
          <w:szCs w:val="20"/>
        </w:rPr>
        <w:t>MSE</w:t>
      </w:r>
      <w:r w:rsidR="001C417C">
        <w:rPr>
          <w:rFonts w:ascii="Arial" w:eastAsia="Arial" w:hAnsi="Arial" w:cs="Arial"/>
          <w:color w:val="auto"/>
          <w:sz w:val="20"/>
          <w:szCs w:val="20"/>
        </w:rPr>
        <w:t xml:space="preserve"> is also included as a secondary metric due to</w:t>
      </w:r>
      <w:r w:rsidR="0057701D" w:rsidRPr="00F12BF8">
        <w:rPr>
          <w:rFonts w:ascii="Arial" w:eastAsia="Arial" w:hAnsi="Arial" w:cs="Arial"/>
          <w:color w:val="auto"/>
          <w:sz w:val="20"/>
          <w:szCs w:val="20"/>
        </w:rPr>
        <w:t xml:space="preserve"> </w:t>
      </w:r>
      <w:r w:rsidR="009D7AB9">
        <w:rPr>
          <w:rFonts w:ascii="Arial" w:eastAsia="Arial" w:hAnsi="Arial" w:cs="Arial"/>
          <w:color w:val="auto"/>
          <w:sz w:val="20"/>
          <w:szCs w:val="20"/>
        </w:rPr>
        <w:t>its high error sensitivity</w:t>
      </w:r>
      <w:r w:rsidR="004C4A3A">
        <w:rPr>
          <w:rFonts w:ascii="Arial" w:eastAsia="Arial" w:hAnsi="Arial" w:cs="Arial"/>
          <w:color w:val="auto"/>
          <w:sz w:val="20"/>
          <w:szCs w:val="20"/>
        </w:rPr>
        <w:t xml:space="preserve">. </w:t>
      </w:r>
      <w:r w:rsidR="00D91ADD">
        <w:rPr>
          <w:rFonts w:ascii="Arial" w:eastAsia="Arial" w:hAnsi="Arial" w:cs="Arial"/>
          <w:color w:val="auto"/>
          <w:sz w:val="20"/>
          <w:szCs w:val="20"/>
        </w:rPr>
        <w:t>By including RMSE as a metric</w:t>
      </w:r>
      <w:r w:rsidR="00EB2BEB">
        <w:rPr>
          <w:rFonts w:ascii="Arial" w:eastAsia="Arial" w:hAnsi="Arial" w:cs="Arial"/>
          <w:color w:val="auto"/>
          <w:sz w:val="20"/>
          <w:szCs w:val="20"/>
        </w:rPr>
        <w:t xml:space="preserve">, </w:t>
      </w:r>
      <w:r w:rsidR="0057701D" w:rsidRPr="00F12BF8">
        <w:rPr>
          <w:rFonts w:ascii="Arial" w:eastAsia="Arial" w:hAnsi="Arial" w:cs="Arial"/>
          <w:color w:val="auto"/>
          <w:sz w:val="20"/>
          <w:szCs w:val="20"/>
        </w:rPr>
        <w:t xml:space="preserve">prediction errors </w:t>
      </w:r>
      <w:r w:rsidR="001E1288">
        <w:rPr>
          <w:rFonts w:ascii="Arial" w:eastAsia="Arial" w:hAnsi="Arial" w:cs="Arial"/>
          <w:color w:val="auto"/>
          <w:sz w:val="20"/>
          <w:szCs w:val="20"/>
        </w:rPr>
        <w:t xml:space="preserve">are more </w:t>
      </w:r>
      <w:r w:rsidR="0057701D" w:rsidRPr="00F12BF8">
        <w:rPr>
          <w:rFonts w:ascii="Arial" w:eastAsia="Arial" w:hAnsi="Arial" w:cs="Arial"/>
          <w:color w:val="auto"/>
          <w:sz w:val="20"/>
          <w:szCs w:val="20"/>
        </w:rPr>
        <w:t>heav</w:t>
      </w:r>
      <w:r w:rsidR="001E1288">
        <w:rPr>
          <w:rFonts w:ascii="Arial" w:eastAsia="Arial" w:hAnsi="Arial" w:cs="Arial"/>
          <w:color w:val="auto"/>
          <w:sz w:val="20"/>
          <w:szCs w:val="20"/>
        </w:rPr>
        <w:t>il</w:t>
      </w:r>
      <w:r w:rsidR="0057701D" w:rsidRPr="00F12BF8">
        <w:rPr>
          <w:rFonts w:ascii="Arial" w:eastAsia="Arial" w:hAnsi="Arial" w:cs="Arial"/>
          <w:color w:val="auto"/>
          <w:sz w:val="20"/>
          <w:szCs w:val="20"/>
        </w:rPr>
        <w:t>y pena</w:t>
      </w:r>
      <w:r w:rsidR="001E1288">
        <w:rPr>
          <w:rFonts w:ascii="Arial" w:eastAsia="Arial" w:hAnsi="Arial" w:cs="Arial"/>
          <w:color w:val="auto"/>
          <w:sz w:val="20"/>
          <w:szCs w:val="20"/>
        </w:rPr>
        <w:t>lized</w:t>
      </w:r>
      <w:r w:rsidR="0057701D" w:rsidRPr="00F12BF8">
        <w:rPr>
          <w:rFonts w:ascii="Arial" w:eastAsia="Arial" w:hAnsi="Arial" w:cs="Arial"/>
          <w:color w:val="auto"/>
          <w:sz w:val="20"/>
          <w:szCs w:val="20"/>
        </w:rPr>
        <w:t xml:space="preserve"> for large deviations</w:t>
      </w:r>
      <w:r w:rsidR="006D0627">
        <w:rPr>
          <w:rFonts w:ascii="Arial" w:eastAsia="Arial" w:hAnsi="Arial" w:cs="Arial"/>
          <w:color w:val="auto"/>
          <w:sz w:val="20"/>
          <w:szCs w:val="20"/>
        </w:rPr>
        <w:t>, which is</w:t>
      </w:r>
      <w:r w:rsidR="0057701D" w:rsidRPr="00F12BF8">
        <w:rPr>
          <w:rFonts w:ascii="Arial" w:eastAsia="Arial" w:hAnsi="Arial" w:cs="Arial"/>
          <w:color w:val="auto"/>
          <w:sz w:val="20"/>
          <w:szCs w:val="20"/>
        </w:rPr>
        <w:t xml:space="preserve"> critical for reducing stockout/overstock costs</w:t>
      </w:r>
    </w:p>
    <w:p w14:paraId="1FC572ED" w14:textId="3D19A62D" w:rsidR="52D027D8" w:rsidRPr="00FA6726" w:rsidRDefault="00B1368A" w:rsidP="00961EF3">
      <w:pPr>
        <w:pStyle w:val="Heading3"/>
      </w:pPr>
      <w:r w:rsidRPr="00FA6726">
        <w:t>Model Deployment</w:t>
      </w:r>
    </w:p>
    <w:p w14:paraId="395EFD5A" w14:textId="22861E06" w:rsidR="00240083" w:rsidRDefault="00E20306" w:rsidP="6B5C8EE7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The d</w:t>
      </w:r>
      <w:r w:rsidR="00240083" w:rsidRPr="00FA6726">
        <w:rPr>
          <w:rFonts w:ascii="Arial" w:eastAsia="Arial" w:hAnsi="Arial" w:cs="Arial"/>
          <w:sz w:val="20"/>
          <w:szCs w:val="20"/>
        </w:rPr>
        <w:t>eployment date</w:t>
      </w:r>
      <w:r w:rsidR="0068757F">
        <w:rPr>
          <w:rFonts w:ascii="Arial" w:eastAsia="Arial" w:hAnsi="Arial" w:cs="Arial"/>
          <w:sz w:val="20"/>
          <w:szCs w:val="20"/>
        </w:rPr>
        <w:t xml:space="preserve"> (</w:t>
      </w:r>
      <w:r w:rsidR="00265649">
        <w:rPr>
          <w:rFonts w:ascii="Arial" w:eastAsia="Arial" w:hAnsi="Arial" w:cs="Arial"/>
          <w:sz w:val="20"/>
          <w:szCs w:val="20"/>
        </w:rPr>
        <w:t>2015-06-01)</w:t>
      </w:r>
      <w:r w:rsidR="00240083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DA2F32" w:rsidRPr="00FA6726">
        <w:rPr>
          <w:rFonts w:ascii="Arial" w:eastAsia="Arial" w:hAnsi="Arial" w:cs="Arial"/>
          <w:sz w:val="20"/>
          <w:szCs w:val="20"/>
        </w:rPr>
        <w:t>as agreed with business stakeholders</w:t>
      </w:r>
      <w:r w:rsidRPr="00FA6726">
        <w:rPr>
          <w:rFonts w:ascii="Arial" w:eastAsia="Arial" w:hAnsi="Arial" w:cs="Arial"/>
          <w:sz w:val="20"/>
          <w:szCs w:val="20"/>
        </w:rPr>
        <w:t xml:space="preserve"> drives various monthly tasks</w:t>
      </w:r>
      <w:r w:rsidR="00797C5E" w:rsidRPr="00FA6726">
        <w:rPr>
          <w:rFonts w:ascii="Arial" w:eastAsia="Arial" w:hAnsi="Arial" w:cs="Arial"/>
          <w:sz w:val="20"/>
          <w:szCs w:val="20"/>
        </w:rPr>
        <w:t xml:space="preserve"> within the pipeline.</w:t>
      </w:r>
    </w:p>
    <w:p w14:paraId="77D543F4" w14:textId="656FBBC8" w:rsidR="00265649" w:rsidRPr="00FA6726" w:rsidRDefault="00A42C47" w:rsidP="00A42C47">
      <w:pPr>
        <w:pStyle w:val="Heading4"/>
      </w:pPr>
      <w:r>
        <w:t>Initial Model Deployment</w:t>
      </w:r>
    </w:p>
    <w:p w14:paraId="12279744" w14:textId="0E501533" w:rsidR="00797C5E" w:rsidRPr="00FA6726" w:rsidRDefault="00797C5E" w:rsidP="6B5C8EE7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On the month of deployment, </w:t>
      </w:r>
      <w:r w:rsidR="00FB6F37" w:rsidRPr="00FA6726">
        <w:rPr>
          <w:rFonts w:ascii="Arial" w:eastAsia="Arial" w:hAnsi="Arial" w:cs="Arial"/>
          <w:sz w:val="20"/>
          <w:szCs w:val="20"/>
        </w:rPr>
        <w:t xml:space="preserve">model promotion script is triggered to </w:t>
      </w:r>
      <w:r w:rsidR="00496E4A" w:rsidRPr="00FA6726">
        <w:rPr>
          <w:rFonts w:ascii="Arial" w:eastAsia="Arial" w:hAnsi="Arial" w:cs="Arial"/>
          <w:sz w:val="20"/>
          <w:szCs w:val="20"/>
        </w:rPr>
        <w:t xml:space="preserve">deploy </w:t>
      </w:r>
      <w:r w:rsidR="00FB6F37" w:rsidRPr="00FA6726">
        <w:rPr>
          <w:rFonts w:ascii="Arial" w:eastAsia="Arial" w:hAnsi="Arial" w:cs="Arial"/>
          <w:sz w:val="20"/>
          <w:szCs w:val="20"/>
        </w:rPr>
        <w:t xml:space="preserve">the best performing candidate model (based on OOT </w:t>
      </w:r>
      <w:r w:rsidR="00FB6F37" w:rsidRPr="00FA6726">
        <w:rPr>
          <w:rFonts w:ascii="Arial" w:eastAsia="Arial" w:hAnsi="Arial" w:cs="Arial"/>
          <w:sz w:val="20"/>
          <w:szCs w:val="20"/>
        </w:rPr>
        <w:t>R²</w:t>
      </w:r>
      <w:r w:rsidR="00FB6F37" w:rsidRPr="00FA6726">
        <w:rPr>
          <w:rFonts w:ascii="Arial" w:eastAsia="Arial" w:hAnsi="Arial" w:cs="Arial"/>
          <w:sz w:val="20"/>
          <w:szCs w:val="20"/>
        </w:rPr>
        <w:t>)</w:t>
      </w:r>
      <w:r w:rsidR="00963AB3" w:rsidRPr="00FA6726">
        <w:rPr>
          <w:rFonts w:ascii="Arial" w:eastAsia="Arial" w:hAnsi="Arial" w:cs="Arial"/>
          <w:sz w:val="20"/>
          <w:szCs w:val="20"/>
        </w:rPr>
        <w:t xml:space="preserve"> by copying it into the “deployed_model” directory within the model store. From thereon, the deployed model drives inference activities </w:t>
      </w:r>
      <w:r w:rsidR="00CA3160" w:rsidRPr="00FA6726">
        <w:rPr>
          <w:rFonts w:ascii="Arial" w:eastAsia="Arial" w:hAnsi="Arial" w:cs="Arial"/>
          <w:sz w:val="20"/>
          <w:szCs w:val="20"/>
        </w:rPr>
        <w:t>within the pipeline and its training window serves as the reference period</w:t>
      </w:r>
      <w:r w:rsidR="00867C6E" w:rsidRPr="00FA6726">
        <w:rPr>
          <w:rFonts w:ascii="Arial" w:eastAsia="Arial" w:hAnsi="Arial" w:cs="Arial"/>
          <w:sz w:val="20"/>
          <w:szCs w:val="20"/>
        </w:rPr>
        <w:t xml:space="preserve"> in subsequent PSI computations in the monitoring pipeline.</w:t>
      </w:r>
    </w:p>
    <w:p w14:paraId="75F35733" w14:textId="77777777" w:rsidR="00A42C47" w:rsidRDefault="00A42C47" w:rsidP="6B5C8EE7">
      <w:pPr>
        <w:jc w:val="both"/>
        <w:rPr>
          <w:rFonts w:ascii="Arial" w:eastAsia="Arial" w:hAnsi="Arial" w:cs="Arial"/>
          <w:sz w:val="20"/>
          <w:szCs w:val="20"/>
        </w:rPr>
      </w:pPr>
    </w:p>
    <w:p w14:paraId="3E795C93" w14:textId="77777777" w:rsidR="00450BED" w:rsidRDefault="000D123D" w:rsidP="00450BED">
      <w:pPr>
        <w:pStyle w:val="Heading4"/>
      </w:pPr>
      <w:r w:rsidRPr="00FA6726">
        <w:rPr>
          <w:noProof/>
        </w:rPr>
        <w:drawing>
          <wp:anchor distT="0" distB="0" distL="114300" distR="114300" simplePos="0" relativeHeight="251624960" behindDoc="1" locked="0" layoutInCell="1" allowOverlap="1" wp14:anchorId="0DCC6780" wp14:editId="4F2D1A45">
            <wp:simplePos x="0" y="0"/>
            <wp:positionH relativeFrom="margin">
              <wp:align>right</wp:align>
            </wp:positionH>
            <wp:positionV relativeFrom="paragraph">
              <wp:posOffset>579</wp:posOffset>
            </wp:positionV>
            <wp:extent cx="1706880" cy="1964690"/>
            <wp:effectExtent l="0" t="0" r="7620" b="0"/>
            <wp:wrapTight wrapText="bothSides">
              <wp:wrapPolygon edited="0">
                <wp:start x="0" y="0"/>
                <wp:lineTo x="0" y="21363"/>
                <wp:lineTo x="21455" y="21363"/>
                <wp:lineTo x="21455" y="0"/>
                <wp:lineTo x="0" y="0"/>
              </wp:wrapPolygon>
            </wp:wrapTight>
            <wp:docPr id="21" name="Picture 20" descr="A screen 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AF62BE1-F9A8-4E08-B06B-0FC64C1162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A screen 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AD6F7513-9997-204B-626C-A6F9949F2C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0BED">
        <w:t>Monthly Redeployment Check</w:t>
      </w:r>
    </w:p>
    <w:p w14:paraId="1CA76ACE" w14:textId="7A3E2E0B" w:rsidR="00FF4B7C" w:rsidRPr="00FA6726" w:rsidRDefault="00FF4B7C" w:rsidP="6B5C8EE7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Post deployment month, model promotion script checks the monitoring_report.json file</w:t>
      </w:r>
      <w:r w:rsidR="004036B0" w:rsidRPr="00FA6726">
        <w:rPr>
          <w:rFonts w:ascii="Arial" w:eastAsia="Arial" w:hAnsi="Arial" w:cs="Arial"/>
          <w:sz w:val="20"/>
          <w:szCs w:val="20"/>
        </w:rPr>
        <w:t xml:space="preserve"> generated by the monitoring pipeline for </w:t>
      </w:r>
      <w:r w:rsidR="00D5203B" w:rsidRPr="00FA6726">
        <w:rPr>
          <w:rFonts w:ascii="Arial" w:eastAsia="Arial" w:hAnsi="Arial" w:cs="Arial"/>
          <w:sz w:val="20"/>
          <w:szCs w:val="20"/>
        </w:rPr>
        <w:t>evidence of performance breaches</w:t>
      </w:r>
      <w:r w:rsidR="004036B0" w:rsidRPr="00FA6726">
        <w:rPr>
          <w:rFonts w:ascii="Arial" w:eastAsia="Arial" w:hAnsi="Arial" w:cs="Arial"/>
          <w:sz w:val="20"/>
          <w:szCs w:val="20"/>
        </w:rPr>
        <w:t xml:space="preserve"> </w:t>
      </w:r>
      <w:r w:rsidR="000D54B0" w:rsidRPr="00FA6726">
        <w:rPr>
          <w:rFonts w:ascii="Arial" w:eastAsia="Arial" w:hAnsi="Arial" w:cs="Arial"/>
          <w:sz w:val="20"/>
          <w:szCs w:val="20"/>
        </w:rPr>
        <w:t xml:space="preserve">that will trigger </w:t>
      </w:r>
      <w:r w:rsidR="004036B0" w:rsidRPr="00FA6726">
        <w:rPr>
          <w:rFonts w:ascii="Arial" w:eastAsia="Arial" w:hAnsi="Arial" w:cs="Arial"/>
          <w:sz w:val="20"/>
          <w:szCs w:val="20"/>
        </w:rPr>
        <w:t>redeployment.</w:t>
      </w:r>
      <w:r w:rsidR="000F0F10" w:rsidRPr="00FA6726">
        <w:rPr>
          <w:rFonts w:ascii="Arial" w:eastAsia="Arial" w:hAnsi="Arial" w:cs="Arial"/>
          <w:sz w:val="20"/>
          <w:szCs w:val="20"/>
        </w:rPr>
        <w:t xml:space="preserve"> </w:t>
      </w:r>
    </w:p>
    <w:p w14:paraId="7E60F71A" w14:textId="52890CE3" w:rsidR="00B1368A" w:rsidRPr="00FA6726" w:rsidRDefault="00B1368A" w:rsidP="449D9B19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If breaches are detected, the best candidate</w:t>
      </w:r>
      <w:r w:rsidR="00BD02BE" w:rsidRPr="00FA6726">
        <w:rPr>
          <w:rFonts w:ascii="Arial" w:eastAsia="Arial" w:hAnsi="Arial" w:cs="Arial"/>
          <w:sz w:val="20"/>
          <w:szCs w:val="20"/>
        </w:rPr>
        <w:t xml:space="preserve"> model</w:t>
      </w:r>
      <w:r w:rsidRPr="00FA6726">
        <w:rPr>
          <w:rFonts w:ascii="Arial" w:eastAsia="Arial" w:hAnsi="Arial" w:cs="Arial"/>
          <w:sz w:val="20"/>
          <w:szCs w:val="20"/>
        </w:rPr>
        <w:t xml:space="preserve"> is promoted to </w:t>
      </w:r>
      <w:r w:rsidR="54E6EA88" w:rsidRPr="00FA6726">
        <w:rPr>
          <w:rFonts w:ascii="Arial" w:eastAsia="Arial" w:hAnsi="Arial" w:cs="Arial"/>
          <w:sz w:val="20"/>
          <w:szCs w:val="20"/>
        </w:rPr>
        <w:t>model store</w:t>
      </w:r>
      <w:r w:rsidRPr="00FA6726">
        <w:rPr>
          <w:rFonts w:ascii="Arial" w:eastAsia="Arial" w:hAnsi="Arial" w:cs="Arial"/>
          <w:sz w:val="20"/>
          <w:szCs w:val="20"/>
        </w:rPr>
        <w:t xml:space="preserve"> replacing the current production model. If no breaches occur, the current model is retained following a conservative deployment philosophy that prioritizes stability over recency. </w:t>
      </w:r>
    </w:p>
    <w:p w14:paraId="2BC24B50" w14:textId="178B5A77" w:rsidR="41B024DA" w:rsidRPr="00FA6726" w:rsidRDefault="4B23E581" w:rsidP="00342280">
      <w:pPr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Conservative breach thresholds prevent unnecessary model churn from normal statistical variation while ensuring timely intervention when true degradation occurs. </w:t>
      </w:r>
      <w:r w:rsidR="00342280" w:rsidRPr="00FA6726">
        <w:rPr>
          <w:rFonts w:ascii="Arial" w:eastAsia="Arial" w:hAnsi="Arial" w:cs="Arial"/>
          <w:sz w:val="20"/>
          <w:szCs w:val="20"/>
        </w:rPr>
        <w:t xml:space="preserve">More details about breach conditions will be highlighted in </w:t>
      </w:r>
      <w:r w:rsidR="00975D92" w:rsidRPr="00FA6726">
        <w:rPr>
          <w:rFonts w:ascii="Arial" w:eastAsia="Arial" w:hAnsi="Arial" w:cs="Arial"/>
          <w:sz w:val="20"/>
          <w:szCs w:val="20"/>
        </w:rPr>
        <w:t>Model Monitoring section.</w:t>
      </w:r>
    </w:p>
    <w:p w14:paraId="2743B9F4" w14:textId="4AA6395A" w:rsidR="2504E7D4" w:rsidRPr="00FA6726" w:rsidRDefault="007224E1" w:rsidP="00961EF3">
      <w:pPr>
        <w:pStyle w:val="Heading3"/>
        <w:rPr>
          <w:ins w:id="0" w:author="{263C38E6-DE46-4BF6-803A-E9921325BF20}" w:date="2025-11-06T09:28:00Z" w16du:dateUtc="2025-11-06T01:28:00Z"/>
          <w:rFonts w:eastAsia="Arial"/>
        </w:rPr>
      </w:pPr>
      <w:r w:rsidRPr="00FA6726">
        <w:t>Inference</w:t>
      </w:r>
    </w:p>
    <w:p w14:paraId="356C118C" w14:textId="48171AE8" w:rsidR="00EB08BA" w:rsidRDefault="00EB08BA" w:rsidP="00EB08BA">
      <w:pPr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Starting from deployment month, </w:t>
      </w:r>
      <w:r w:rsidR="00CF3359">
        <w:rPr>
          <w:rFonts w:ascii="Arial" w:eastAsia="Arial" w:hAnsi="Arial" w:cs="Arial"/>
          <w:sz w:val="20"/>
          <w:szCs w:val="20"/>
        </w:rPr>
        <w:t xml:space="preserve">the inference pipeline is triggered to generate predictions for </w:t>
      </w:r>
      <w:r w:rsidR="00136C19">
        <w:rPr>
          <w:rFonts w:ascii="Arial" w:eastAsia="Arial" w:hAnsi="Arial" w:cs="Arial"/>
          <w:sz w:val="20"/>
          <w:szCs w:val="20"/>
        </w:rPr>
        <w:t>sales in the following snapshot period.</w:t>
      </w:r>
      <w:r w:rsidR="000E4E39">
        <w:rPr>
          <w:rFonts w:ascii="Arial" w:eastAsia="Arial" w:hAnsi="Arial" w:cs="Arial"/>
          <w:sz w:val="20"/>
          <w:szCs w:val="20"/>
        </w:rPr>
        <w:t xml:space="preserve"> </w:t>
      </w:r>
      <w:r w:rsidR="00C67D1A">
        <w:rPr>
          <w:rFonts w:ascii="Arial" w:eastAsia="Arial" w:hAnsi="Arial" w:cs="Arial"/>
          <w:sz w:val="20"/>
          <w:szCs w:val="20"/>
        </w:rPr>
        <w:t xml:space="preserve">Current snapshot feature store is </w:t>
      </w:r>
      <w:r w:rsidR="00E71E0F">
        <w:rPr>
          <w:rFonts w:ascii="Arial" w:eastAsia="Arial" w:hAnsi="Arial" w:cs="Arial"/>
          <w:sz w:val="20"/>
          <w:szCs w:val="20"/>
        </w:rPr>
        <w:t>loaded,</w:t>
      </w:r>
      <w:r w:rsidR="00C67D1A">
        <w:rPr>
          <w:rFonts w:ascii="Arial" w:eastAsia="Arial" w:hAnsi="Arial" w:cs="Arial"/>
          <w:sz w:val="20"/>
          <w:szCs w:val="20"/>
        </w:rPr>
        <w:t xml:space="preserve"> and training schema is enforced along with </w:t>
      </w:r>
      <w:r w:rsidR="00BF4479">
        <w:rPr>
          <w:rFonts w:ascii="Arial" w:eastAsia="Arial" w:hAnsi="Arial" w:cs="Arial"/>
          <w:sz w:val="20"/>
          <w:szCs w:val="20"/>
        </w:rPr>
        <w:t xml:space="preserve">preprocessing transformations that are aligned with what was performed </w:t>
      </w:r>
      <w:r w:rsidR="00F70D87">
        <w:rPr>
          <w:rFonts w:ascii="Arial" w:eastAsia="Arial" w:hAnsi="Arial" w:cs="Arial"/>
          <w:sz w:val="20"/>
          <w:szCs w:val="20"/>
        </w:rPr>
        <w:t>during the initial model training.</w:t>
      </w:r>
      <w:r w:rsidR="008B1092">
        <w:rPr>
          <w:rFonts w:ascii="Arial" w:eastAsia="Arial" w:hAnsi="Arial" w:cs="Arial"/>
          <w:sz w:val="20"/>
          <w:szCs w:val="20"/>
        </w:rPr>
        <w:t xml:space="preserve"> Predictions are then made for </w:t>
      </w:r>
      <w:r w:rsidR="00CF2434">
        <w:rPr>
          <w:rFonts w:ascii="Arial" w:eastAsia="Arial" w:hAnsi="Arial" w:cs="Arial"/>
          <w:sz w:val="20"/>
          <w:szCs w:val="20"/>
        </w:rPr>
        <w:t xml:space="preserve">every </w:t>
      </w:r>
      <w:r w:rsidR="008B1092">
        <w:rPr>
          <w:rFonts w:ascii="Arial" w:eastAsia="Arial" w:hAnsi="Arial" w:cs="Arial"/>
          <w:sz w:val="20"/>
          <w:szCs w:val="20"/>
        </w:rPr>
        <w:t xml:space="preserve">existing </w:t>
      </w:r>
      <w:r w:rsidR="00CF2434">
        <w:rPr>
          <w:rFonts w:ascii="Arial" w:eastAsia="Arial" w:hAnsi="Arial" w:cs="Arial"/>
          <w:sz w:val="20"/>
          <w:szCs w:val="20"/>
        </w:rPr>
        <w:t xml:space="preserve">store x family </w:t>
      </w:r>
      <w:r w:rsidR="00F30794">
        <w:rPr>
          <w:rFonts w:ascii="Arial" w:eastAsia="Arial" w:hAnsi="Arial" w:cs="Arial"/>
          <w:sz w:val="20"/>
          <w:szCs w:val="20"/>
        </w:rPr>
        <w:t>combination</w:t>
      </w:r>
      <w:r w:rsidR="007E7FA7">
        <w:rPr>
          <w:rFonts w:ascii="Arial" w:eastAsia="Arial" w:hAnsi="Arial" w:cs="Arial"/>
          <w:sz w:val="20"/>
          <w:szCs w:val="20"/>
        </w:rPr>
        <w:t xml:space="preserve"> and saved in both parquet and CSV formats</w:t>
      </w:r>
      <w:r w:rsidR="00F30794">
        <w:rPr>
          <w:rFonts w:ascii="Arial" w:eastAsia="Arial" w:hAnsi="Arial" w:cs="Arial"/>
          <w:sz w:val="20"/>
          <w:szCs w:val="20"/>
        </w:rPr>
        <w:t xml:space="preserve">. </w:t>
      </w:r>
      <w:r w:rsidR="006663F0">
        <w:rPr>
          <w:rFonts w:ascii="Arial" w:eastAsia="Arial" w:hAnsi="Arial" w:cs="Arial"/>
          <w:sz w:val="20"/>
          <w:szCs w:val="20"/>
        </w:rPr>
        <w:t xml:space="preserve">The parquet formats will be used in the rest of the pipeline during monitoring while CSV format </w:t>
      </w:r>
      <w:r w:rsidR="00D24FF9">
        <w:rPr>
          <w:rFonts w:ascii="Arial" w:eastAsia="Arial" w:hAnsi="Arial" w:cs="Arial"/>
          <w:sz w:val="20"/>
          <w:szCs w:val="20"/>
        </w:rPr>
        <w:t>make</w:t>
      </w:r>
      <w:r w:rsidR="000A1D1D">
        <w:rPr>
          <w:rFonts w:ascii="Arial" w:eastAsia="Arial" w:hAnsi="Arial" w:cs="Arial"/>
          <w:sz w:val="20"/>
          <w:szCs w:val="20"/>
        </w:rPr>
        <w:t>s it more convenient for business users to consume.</w:t>
      </w:r>
      <w:r w:rsidR="007F13B1">
        <w:rPr>
          <w:rFonts w:ascii="Arial" w:eastAsia="Arial" w:hAnsi="Arial" w:cs="Arial"/>
          <w:sz w:val="20"/>
          <w:szCs w:val="20"/>
        </w:rPr>
        <w:t xml:space="preserve"> </w:t>
      </w:r>
      <w:r w:rsidR="00910C27">
        <w:rPr>
          <w:rFonts w:ascii="Arial" w:eastAsia="Arial" w:hAnsi="Arial" w:cs="Arial"/>
          <w:sz w:val="20"/>
          <w:szCs w:val="20"/>
        </w:rPr>
        <w:t>Example output</w:t>
      </w:r>
      <w:r w:rsidR="00696017">
        <w:rPr>
          <w:rFonts w:ascii="Arial" w:eastAsia="Arial" w:hAnsi="Arial" w:cs="Arial"/>
          <w:sz w:val="20"/>
          <w:szCs w:val="20"/>
        </w:rPr>
        <w:t xml:space="preserve">: </w:t>
      </w:r>
      <w:r w:rsidR="00696017">
        <w:rPr>
          <w:rFonts w:ascii="Arial" w:eastAsia="Arial" w:hAnsi="Arial" w:cs="Arial"/>
          <w:sz w:val="20"/>
          <w:szCs w:val="20"/>
        </w:rPr>
        <w:object w:dxaOrig="1520" w:dyaOrig="985" w14:anchorId="38C07C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6pt;height:37.55pt" o:ole="">
            <v:imagedata r:id="rId11" o:title=""/>
          </v:shape>
          <o:OLEObject Type="Embed" ProgID="Excel.SheetMacroEnabled.12" ShapeID="_x0000_i1025" DrawAspect="Icon" ObjectID="_1824056336" r:id="rId12"/>
        </w:object>
      </w:r>
    </w:p>
    <w:p w14:paraId="3EBD20C3" w14:textId="5861BC9C" w:rsidR="00961EF3" w:rsidRDefault="00961EF3" w:rsidP="00961EF3">
      <w:pPr>
        <w:pStyle w:val="Heading3"/>
      </w:pPr>
      <w:r>
        <w:t>Model Monitoring</w:t>
      </w:r>
    </w:p>
    <w:p w14:paraId="3A857F7C" w14:textId="1B0E5C9B" w:rsidR="00961EF3" w:rsidRPr="00961EF3" w:rsidRDefault="00495256" w:rsidP="00961EF3">
      <w:r>
        <w:rPr>
          <w:rFonts w:ascii="Arial" w:eastAsia="Arial" w:hAnsi="Arial" w:cs="Arial"/>
          <w:sz w:val="20"/>
          <w:szCs w:val="20"/>
        </w:rPr>
        <w:t xml:space="preserve">As agreed with business, model monitoring begins on the month </w:t>
      </w:r>
      <w:r w:rsidR="00725EF5">
        <w:rPr>
          <w:rFonts w:ascii="Arial" w:eastAsia="Arial" w:hAnsi="Arial" w:cs="Arial"/>
          <w:sz w:val="20"/>
          <w:szCs w:val="20"/>
        </w:rPr>
        <w:t xml:space="preserve">immediately </w:t>
      </w:r>
      <w:r>
        <w:rPr>
          <w:rFonts w:ascii="Arial" w:eastAsia="Arial" w:hAnsi="Arial" w:cs="Arial"/>
          <w:sz w:val="20"/>
          <w:szCs w:val="20"/>
        </w:rPr>
        <w:t>following deployment</w:t>
      </w:r>
      <w:r w:rsidR="00755F59">
        <w:rPr>
          <w:rFonts w:ascii="Arial" w:eastAsia="Arial" w:hAnsi="Arial" w:cs="Arial"/>
          <w:sz w:val="20"/>
          <w:szCs w:val="20"/>
        </w:rPr>
        <w:t xml:space="preserve">. This allows the ground truth </w:t>
      </w:r>
      <w:r w:rsidR="006C2241">
        <w:rPr>
          <w:rFonts w:ascii="Arial" w:eastAsia="Arial" w:hAnsi="Arial" w:cs="Arial"/>
          <w:sz w:val="20"/>
          <w:szCs w:val="20"/>
        </w:rPr>
        <w:t xml:space="preserve">values to materialize </w:t>
      </w:r>
      <w:r w:rsidR="00ED4D49">
        <w:rPr>
          <w:rFonts w:ascii="Arial" w:eastAsia="Arial" w:hAnsi="Arial" w:cs="Arial"/>
          <w:sz w:val="20"/>
          <w:szCs w:val="20"/>
        </w:rPr>
        <w:t xml:space="preserve">and be available </w:t>
      </w:r>
      <w:r w:rsidR="00F534E5">
        <w:rPr>
          <w:rFonts w:ascii="Arial" w:eastAsia="Arial" w:hAnsi="Arial" w:cs="Arial"/>
          <w:sz w:val="20"/>
          <w:szCs w:val="20"/>
        </w:rPr>
        <w:t xml:space="preserve">to be used in </w:t>
      </w:r>
      <w:r w:rsidR="00ED4D49">
        <w:rPr>
          <w:rFonts w:ascii="Arial" w:eastAsia="Arial" w:hAnsi="Arial" w:cs="Arial"/>
          <w:sz w:val="20"/>
          <w:szCs w:val="20"/>
        </w:rPr>
        <w:t>evaluation.</w:t>
      </w:r>
      <w:r w:rsidR="0013553A">
        <w:rPr>
          <w:rFonts w:ascii="Arial" w:eastAsia="Arial" w:hAnsi="Arial" w:cs="Arial"/>
          <w:sz w:val="20"/>
          <w:szCs w:val="20"/>
        </w:rPr>
        <w:t xml:space="preserve"> The monitoring pipeline </w:t>
      </w:r>
      <w:r w:rsidR="002868EE">
        <w:rPr>
          <w:rFonts w:ascii="Arial" w:eastAsia="Arial" w:hAnsi="Arial" w:cs="Arial"/>
          <w:sz w:val="20"/>
          <w:szCs w:val="20"/>
        </w:rPr>
        <w:t xml:space="preserve">aims to </w:t>
      </w:r>
      <w:r w:rsidR="0013553A">
        <w:rPr>
          <w:rFonts w:ascii="Arial" w:eastAsia="Arial" w:hAnsi="Arial" w:cs="Arial"/>
          <w:sz w:val="20"/>
          <w:szCs w:val="20"/>
        </w:rPr>
        <w:t>capture</w:t>
      </w:r>
      <w:r w:rsidR="002868EE">
        <w:rPr>
          <w:rFonts w:ascii="Arial" w:eastAsia="Arial" w:hAnsi="Arial" w:cs="Arial"/>
          <w:sz w:val="20"/>
          <w:szCs w:val="20"/>
        </w:rPr>
        <w:t xml:space="preserve"> information required to assess the suitability and effectiveness of the currently deployed model.</w:t>
      </w:r>
      <w:r w:rsidR="00CE3EE4">
        <w:rPr>
          <w:rFonts w:ascii="Arial" w:eastAsia="Arial" w:hAnsi="Arial" w:cs="Arial"/>
          <w:sz w:val="20"/>
          <w:szCs w:val="20"/>
        </w:rPr>
        <w:t xml:space="preserve"> This allows </w:t>
      </w:r>
      <w:r w:rsidR="00C12327">
        <w:rPr>
          <w:rFonts w:ascii="Arial" w:eastAsia="Arial" w:hAnsi="Arial" w:cs="Arial"/>
          <w:sz w:val="20"/>
          <w:szCs w:val="20"/>
        </w:rPr>
        <w:t xml:space="preserve">for reactive responses </w:t>
      </w:r>
      <w:r w:rsidR="00BA023F">
        <w:rPr>
          <w:rFonts w:ascii="Arial" w:eastAsia="Arial" w:hAnsi="Arial" w:cs="Arial"/>
          <w:sz w:val="20"/>
          <w:szCs w:val="20"/>
        </w:rPr>
        <w:t>such as redeployment</w:t>
      </w:r>
      <w:r w:rsidR="009202B1">
        <w:rPr>
          <w:rFonts w:ascii="Arial" w:eastAsia="Arial" w:hAnsi="Arial" w:cs="Arial"/>
          <w:sz w:val="20"/>
          <w:szCs w:val="20"/>
        </w:rPr>
        <w:t xml:space="preserve"> to maintain a high level of model performance</w:t>
      </w:r>
      <w:r w:rsidR="00F12CA6">
        <w:rPr>
          <w:rFonts w:ascii="Arial" w:eastAsia="Arial" w:hAnsi="Arial" w:cs="Arial"/>
          <w:sz w:val="20"/>
          <w:szCs w:val="20"/>
        </w:rPr>
        <w:t>.</w:t>
      </w:r>
      <w:r w:rsidR="000C316C">
        <w:rPr>
          <w:rFonts w:ascii="Arial" w:eastAsia="Arial" w:hAnsi="Arial" w:cs="Arial"/>
          <w:sz w:val="20"/>
          <w:szCs w:val="20"/>
        </w:rPr>
        <w:t xml:space="preserve"> The three primary artefacts that are outputs of the monitoring pipeline</w:t>
      </w:r>
      <w:r w:rsidR="004012C9">
        <w:rPr>
          <w:rFonts w:ascii="Arial" w:eastAsia="Arial" w:hAnsi="Arial" w:cs="Arial"/>
          <w:sz w:val="20"/>
          <w:szCs w:val="20"/>
        </w:rPr>
        <w:t xml:space="preserve"> in each month are the monitoring_report.json</w:t>
      </w:r>
      <w:r w:rsidR="000A4777">
        <w:rPr>
          <w:rFonts w:ascii="Arial" w:eastAsia="Arial" w:hAnsi="Arial" w:cs="Arial"/>
          <w:sz w:val="20"/>
          <w:szCs w:val="20"/>
        </w:rPr>
        <w:t xml:space="preserve">, drift_dashboard, </w:t>
      </w:r>
      <w:r w:rsidR="000C7030">
        <w:rPr>
          <w:rFonts w:ascii="Arial" w:eastAsia="Arial" w:hAnsi="Arial" w:cs="Arial"/>
          <w:sz w:val="20"/>
          <w:szCs w:val="20"/>
        </w:rPr>
        <w:t>as well as the candidate_model_performance_dashboard.</w:t>
      </w:r>
    </w:p>
    <w:p w14:paraId="1A10BB82" w14:textId="2688FE71" w:rsidR="00B95313" w:rsidRPr="00FA6726" w:rsidRDefault="00B95313" w:rsidP="00A91F4A">
      <w:pPr>
        <w:pStyle w:val="Heading4"/>
      </w:pPr>
      <w:r w:rsidRPr="00FA6726">
        <w:t>Model Per</w:t>
      </w:r>
      <w:r w:rsidR="00822248" w:rsidRPr="00FA6726">
        <w:t>formance</w:t>
      </w:r>
    </w:p>
    <w:p w14:paraId="72298F04" w14:textId="517BE2E4" w:rsidR="0033655E" w:rsidRDefault="0033655E" w:rsidP="21251F0E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The performance metrics </w:t>
      </w:r>
      <w:r w:rsidR="005413DC">
        <w:rPr>
          <w:rFonts w:ascii="Arial" w:eastAsia="Arial" w:hAnsi="Arial" w:cs="Arial"/>
          <w:sz w:val="20"/>
          <w:szCs w:val="20"/>
        </w:rPr>
        <w:t>being monitored mirrors the metrics used in model training</w:t>
      </w:r>
      <w:r w:rsidR="00F7238B">
        <w:rPr>
          <w:rFonts w:ascii="Arial" w:eastAsia="Arial" w:hAnsi="Arial" w:cs="Arial"/>
          <w:sz w:val="20"/>
          <w:szCs w:val="20"/>
        </w:rPr>
        <w:t>.</w:t>
      </w:r>
      <w:r w:rsidR="00C0689C">
        <w:rPr>
          <w:rFonts w:ascii="Arial" w:eastAsia="Arial" w:hAnsi="Arial" w:cs="Arial"/>
          <w:sz w:val="20"/>
          <w:szCs w:val="20"/>
        </w:rPr>
        <w:t xml:space="preserve"> The monitoring pipeline </w:t>
      </w:r>
      <w:r w:rsidR="00B44B88">
        <w:rPr>
          <w:rFonts w:ascii="Arial" w:eastAsia="Arial" w:hAnsi="Arial" w:cs="Arial"/>
          <w:sz w:val="20"/>
          <w:szCs w:val="20"/>
        </w:rPr>
        <w:t xml:space="preserve">evaluates predictions made </w:t>
      </w:r>
      <w:r w:rsidR="00E8517C">
        <w:rPr>
          <w:rFonts w:ascii="Arial" w:eastAsia="Arial" w:hAnsi="Arial" w:cs="Arial"/>
          <w:sz w:val="20"/>
          <w:szCs w:val="20"/>
        </w:rPr>
        <w:t xml:space="preserve">in the previous month snapshot </w:t>
      </w:r>
      <w:r w:rsidR="00B44B88">
        <w:rPr>
          <w:rFonts w:ascii="Arial" w:eastAsia="Arial" w:hAnsi="Arial" w:cs="Arial"/>
          <w:sz w:val="20"/>
          <w:szCs w:val="20"/>
        </w:rPr>
        <w:t>against ground truth</w:t>
      </w:r>
      <w:r w:rsidR="008C020D">
        <w:rPr>
          <w:rFonts w:ascii="Arial" w:eastAsia="Arial" w:hAnsi="Arial" w:cs="Arial"/>
          <w:sz w:val="20"/>
          <w:szCs w:val="20"/>
        </w:rPr>
        <w:t xml:space="preserve"> </w:t>
      </w:r>
      <w:r w:rsidR="00E8517C">
        <w:rPr>
          <w:rFonts w:ascii="Arial" w:eastAsia="Arial" w:hAnsi="Arial" w:cs="Arial"/>
          <w:sz w:val="20"/>
          <w:szCs w:val="20"/>
        </w:rPr>
        <w:t xml:space="preserve">values obtained from current month </w:t>
      </w:r>
      <w:r w:rsidR="00D514E6">
        <w:rPr>
          <w:rFonts w:ascii="Arial" w:eastAsia="Arial" w:hAnsi="Arial" w:cs="Arial"/>
          <w:sz w:val="20"/>
          <w:szCs w:val="20"/>
        </w:rPr>
        <w:t>label store snapshot.</w:t>
      </w:r>
      <w:r w:rsidR="00DD5AEF">
        <w:rPr>
          <w:rFonts w:ascii="Arial" w:eastAsia="Arial" w:hAnsi="Arial" w:cs="Arial"/>
          <w:sz w:val="20"/>
          <w:szCs w:val="20"/>
        </w:rPr>
        <w:t xml:space="preserve"> In consultation with business stakeholders, the</w:t>
      </w:r>
      <w:r w:rsidR="001A7DE5">
        <w:rPr>
          <w:rFonts w:ascii="Arial" w:eastAsia="Arial" w:hAnsi="Arial" w:cs="Arial"/>
          <w:sz w:val="20"/>
          <w:szCs w:val="20"/>
        </w:rPr>
        <w:t>s</w:t>
      </w:r>
      <w:r w:rsidR="00DD5AEF">
        <w:rPr>
          <w:rFonts w:ascii="Arial" w:eastAsia="Arial" w:hAnsi="Arial" w:cs="Arial"/>
          <w:sz w:val="20"/>
          <w:szCs w:val="20"/>
        </w:rPr>
        <w:t xml:space="preserve">e are the agreed </w:t>
      </w:r>
      <w:r w:rsidR="0029597D">
        <w:rPr>
          <w:rFonts w:ascii="Arial" w:eastAsia="Arial" w:hAnsi="Arial" w:cs="Arial"/>
          <w:sz w:val="20"/>
          <w:szCs w:val="20"/>
        </w:rPr>
        <w:t>performance metrics threshold</w:t>
      </w:r>
      <w:r w:rsidR="009403B2">
        <w:rPr>
          <w:rFonts w:ascii="Arial" w:eastAsia="Arial" w:hAnsi="Arial" w:cs="Arial"/>
          <w:sz w:val="20"/>
          <w:szCs w:val="20"/>
        </w:rPr>
        <w:t xml:space="preserve"> and the action plan associated with </w:t>
      </w:r>
      <w:r w:rsidR="008B3D07">
        <w:rPr>
          <w:rFonts w:ascii="Arial" w:eastAsia="Arial" w:hAnsi="Arial" w:cs="Arial"/>
          <w:sz w:val="20"/>
          <w:szCs w:val="20"/>
        </w:rPr>
        <w:t xml:space="preserve">any breaches of </w:t>
      </w:r>
      <w:r w:rsidR="009403B2">
        <w:rPr>
          <w:rFonts w:ascii="Arial" w:eastAsia="Arial" w:hAnsi="Arial" w:cs="Arial"/>
          <w:sz w:val="20"/>
          <w:szCs w:val="20"/>
        </w:rPr>
        <w:t xml:space="preserve">each </w:t>
      </w:r>
      <w:r w:rsidR="00224C91">
        <w:rPr>
          <w:rFonts w:ascii="Arial" w:eastAsia="Arial" w:hAnsi="Arial" w:cs="Arial"/>
          <w:sz w:val="20"/>
          <w:szCs w:val="20"/>
        </w:rPr>
        <w:t>metric</w:t>
      </w:r>
      <w:r w:rsidR="008B3D07">
        <w:rPr>
          <w:rFonts w:ascii="Arial" w:eastAsia="Arial" w:hAnsi="Arial" w:cs="Arial"/>
          <w:sz w:val="20"/>
          <w:szCs w:val="20"/>
        </w:rPr>
        <w:t>.</w:t>
      </w:r>
    </w:p>
    <w:tbl>
      <w:tblPr>
        <w:tblW w:w="95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23"/>
        <w:gridCol w:w="1025"/>
        <w:gridCol w:w="3081"/>
        <w:gridCol w:w="4451"/>
      </w:tblGrid>
      <w:tr w:rsidR="004B63B4" w:rsidRPr="00E6007E" w14:paraId="1FA5D0A2" w14:textId="77777777" w:rsidTr="007631DD">
        <w:trPr>
          <w:trHeight w:val="205"/>
        </w:trPr>
        <w:tc>
          <w:tcPr>
            <w:tcW w:w="102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E7E6E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851B72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025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E7E6E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7AE61E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Metrics</w:t>
            </w:r>
          </w:p>
        </w:tc>
        <w:tc>
          <w:tcPr>
            <w:tcW w:w="3081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E7E6E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DAD08F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Threshold</w:t>
            </w:r>
          </w:p>
        </w:tc>
        <w:tc>
          <w:tcPr>
            <w:tcW w:w="4451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E7E6E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7FD89E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Action if breached</w:t>
            </w:r>
          </w:p>
        </w:tc>
      </w:tr>
      <w:tr w:rsidR="004B63B4" w:rsidRPr="00E6007E" w14:paraId="217F3C6A" w14:textId="77777777" w:rsidTr="007631DD">
        <w:trPr>
          <w:trHeight w:val="349"/>
        </w:trPr>
        <w:tc>
          <w:tcPr>
            <w:tcW w:w="102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41A946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sz w:val="20"/>
                <w:szCs w:val="20"/>
              </w:rPr>
              <w:t>P0</w:t>
            </w:r>
          </w:p>
        </w:tc>
        <w:tc>
          <w:tcPr>
            <w:tcW w:w="1025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07B4C6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Pr="00E6007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3081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AF01AB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sz w:val="20"/>
                <w:szCs w:val="20"/>
              </w:rPr>
              <w:t>0.10 (Absolute drop)</w:t>
            </w:r>
          </w:p>
        </w:tc>
        <w:tc>
          <w:tcPr>
            <w:tcW w:w="4451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DFF322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sz w:val="20"/>
                <w:szCs w:val="20"/>
              </w:rPr>
              <w:t>Breach triggers redeployment event next month</w:t>
            </w:r>
          </w:p>
        </w:tc>
      </w:tr>
      <w:tr w:rsidR="004B63B4" w:rsidRPr="00E6007E" w14:paraId="479F2058" w14:textId="77777777" w:rsidTr="007631DD">
        <w:trPr>
          <w:trHeight w:val="128"/>
        </w:trPr>
        <w:tc>
          <w:tcPr>
            <w:tcW w:w="102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3D78EA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sz w:val="20"/>
                <w:szCs w:val="20"/>
              </w:rPr>
              <w:t>P1</w:t>
            </w:r>
          </w:p>
        </w:tc>
        <w:tc>
          <w:tcPr>
            <w:tcW w:w="1025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546AA5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sz w:val="20"/>
                <w:szCs w:val="20"/>
              </w:rPr>
              <w:t>RMSE</w:t>
            </w:r>
          </w:p>
        </w:tc>
        <w:tc>
          <w:tcPr>
            <w:tcW w:w="3081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8C1A46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sz w:val="20"/>
                <w:szCs w:val="20"/>
              </w:rPr>
              <w:t>25% (increase from baseline)</w:t>
            </w:r>
          </w:p>
        </w:tc>
        <w:tc>
          <w:tcPr>
            <w:tcW w:w="4451" w:type="dxa"/>
            <w:vMerge w:val="restart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D8E392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sz w:val="20"/>
                <w:szCs w:val="20"/>
              </w:rPr>
              <w:t>2 consecutive month breach triggers redeployment event next month</w:t>
            </w:r>
          </w:p>
        </w:tc>
      </w:tr>
      <w:tr w:rsidR="004B63B4" w:rsidRPr="00E6007E" w14:paraId="6ED33632" w14:textId="77777777" w:rsidTr="007631DD">
        <w:trPr>
          <w:trHeight w:val="303"/>
        </w:trPr>
        <w:tc>
          <w:tcPr>
            <w:tcW w:w="102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A8B4AC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sz w:val="20"/>
                <w:szCs w:val="20"/>
              </w:rPr>
              <w:t>P1</w:t>
            </w:r>
          </w:p>
        </w:tc>
        <w:tc>
          <w:tcPr>
            <w:tcW w:w="1025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28091E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sz w:val="20"/>
                <w:szCs w:val="20"/>
              </w:rPr>
              <w:t>MAE</w:t>
            </w:r>
          </w:p>
        </w:tc>
        <w:tc>
          <w:tcPr>
            <w:tcW w:w="3081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F2AD8C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6007E">
              <w:rPr>
                <w:rFonts w:ascii="Arial" w:eastAsia="Arial" w:hAnsi="Arial" w:cs="Arial"/>
                <w:sz w:val="20"/>
                <w:szCs w:val="20"/>
              </w:rPr>
              <w:t>25% (increase from baseline)</w:t>
            </w:r>
          </w:p>
        </w:tc>
        <w:tc>
          <w:tcPr>
            <w:tcW w:w="4451" w:type="dxa"/>
            <w:vMerge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vAlign w:val="center"/>
            <w:hideMark/>
          </w:tcPr>
          <w:p w14:paraId="5BF8B20B" w14:textId="77777777" w:rsidR="008B3D07" w:rsidRPr="00E6007E" w:rsidRDefault="008B3D07" w:rsidP="000C12D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2C01071" w14:textId="77777777" w:rsidR="008B3D07" w:rsidRDefault="008B3D07" w:rsidP="21251F0E">
      <w:pPr>
        <w:jc w:val="both"/>
        <w:rPr>
          <w:rFonts w:ascii="Arial" w:eastAsia="Arial" w:hAnsi="Arial" w:cs="Arial"/>
          <w:sz w:val="20"/>
          <w:szCs w:val="20"/>
        </w:rPr>
      </w:pPr>
    </w:p>
    <w:p w14:paraId="48B71FCE" w14:textId="7AE740C5" w:rsidR="00E13A65" w:rsidRDefault="00853ED1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81445A">
        <w:rPr>
          <w:rFonts w:ascii="Arial" w:eastAsia="Arial" w:hAnsi="Arial" w:cs="Arial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1775F3D" wp14:editId="76CDBA5D">
            <wp:simplePos x="0" y="0"/>
            <wp:positionH relativeFrom="margin">
              <wp:posOffset>1811020</wp:posOffset>
            </wp:positionH>
            <wp:positionV relativeFrom="paragraph">
              <wp:posOffset>1263015</wp:posOffset>
            </wp:positionV>
            <wp:extent cx="1974850" cy="2186305"/>
            <wp:effectExtent l="0" t="0" r="6350" b="4445"/>
            <wp:wrapTight wrapText="bothSides">
              <wp:wrapPolygon edited="0">
                <wp:start x="0" y="0"/>
                <wp:lineTo x="0" y="21456"/>
                <wp:lineTo x="21461" y="21456"/>
                <wp:lineTo x="21461" y="0"/>
                <wp:lineTo x="0" y="0"/>
              </wp:wrapPolygon>
            </wp:wrapTight>
            <wp:docPr id="1755799687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99687" name="Picture 8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1FDD">
        <w:rPr>
          <w:rFonts w:ascii="Arial" w:eastAsia="Arial" w:hAnsi="Arial" w:cs="Arial"/>
          <w:sz w:val="20"/>
          <w:szCs w:val="20"/>
        </w:rPr>
        <w:t>Business alignment was sought w</w:t>
      </w:r>
      <w:r w:rsidR="00864B35">
        <w:rPr>
          <w:rFonts w:ascii="Arial" w:eastAsia="Arial" w:hAnsi="Arial" w:cs="Arial"/>
          <w:sz w:val="20"/>
          <w:szCs w:val="20"/>
        </w:rPr>
        <w:t xml:space="preserve">ith prioritizing </w:t>
      </w:r>
      <w:bookmarkStart w:id="1" w:name="_Hlk213434251"/>
      <w:r w:rsidR="00F954DB" w:rsidRPr="00E6007E">
        <w:rPr>
          <w:rFonts w:ascii="Arial" w:eastAsia="Arial" w:hAnsi="Arial" w:cs="Arial"/>
          <w:sz w:val="20"/>
          <w:szCs w:val="20"/>
        </w:rPr>
        <w:t>R</w:t>
      </w:r>
      <w:r w:rsidR="00F954DB" w:rsidRPr="00E6007E">
        <w:rPr>
          <w:rFonts w:ascii="Arial" w:eastAsia="Arial" w:hAnsi="Arial" w:cs="Arial"/>
          <w:sz w:val="20"/>
          <w:szCs w:val="20"/>
          <w:vertAlign w:val="superscript"/>
        </w:rPr>
        <w:t>2</w:t>
      </w:r>
      <w:bookmarkEnd w:id="1"/>
      <w:r w:rsidR="00F954DB">
        <w:rPr>
          <w:rFonts w:ascii="Arial" w:eastAsia="Arial" w:hAnsi="Arial" w:cs="Arial"/>
          <w:sz w:val="20"/>
          <w:szCs w:val="20"/>
        </w:rPr>
        <w:t xml:space="preserve"> as</w:t>
      </w:r>
      <w:r w:rsidR="00AC1050">
        <w:rPr>
          <w:rFonts w:ascii="Arial" w:eastAsia="Arial" w:hAnsi="Arial" w:cs="Arial"/>
          <w:sz w:val="20"/>
          <w:szCs w:val="20"/>
        </w:rPr>
        <w:t xml:space="preserve"> the highest priority metric due to its relevance in assessing model</w:t>
      </w:r>
      <w:r w:rsidR="00487AD0">
        <w:rPr>
          <w:rFonts w:ascii="Arial" w:eastAsia="Arial" w:hAnsi="Arial" w:cs="Arial"/>
          <w:sz w:val="20"/>
          <w:szCs w:val="20"/>
        </w:rPr>
        <w:t>’s strength in explaining variances in the target sales number</w:t>
      </w:r>
      <w:r w:rsidR="007712A8">
        <w:rPr>
          <w:rFonts w:ascii="Arial" w:eastAsia="Arial" w:hAnsi="Arial" w:cs="Arial"/>
          <w:sz w:val="20"/>
          <w:szCs w:val="20"/>
        </w:rPr>
        <w:t xml:space="preserve"> as well as being a more stable scale – invariant indicator. </w:t>
      </w:r>
      <w:r w:rsidR="00501346">
        <w:rPr>
          <w:rFonts w:ascii="Arial" w:eastAsia="Arial" w:hAnsi="Arial" w:cs="Arial"/>
          <w:sz w:val="20"/>
          <w:szCs w:val="20"/>
        </w:rPr>
        <w:t xml:space="preserve">As such, a single </w:t>
      </w:r>
      <w:r w:rsidR="007772F7">
        <w:rPr>
          <w:rFonts w:ascii="Arial" w:eastAsia="Arial" w:hAnsi="Arial" w:cs="Arial"/>
          <w:sz w:val="20"/>
          <w:szCs w:val="20"/>
        </w:rPr>
        <w:t xml:space="preserve">month </w:t>
      </w:r>
      <w:r w:rsidR="00501346">
        <w:rPr>
          <w:rFonts w:ascii="Arial" w:eastAsia="Arial" w:hAnsi="Arial" w:cs="Arial"/>
          <w:sz w:val="20"/>
          <w:szCs w:val="20"/>
        </w:rPr>
        <w:t xml:space="preserve">breach </w:t>
      </w:r>
      <w:r w:rsidR="00134FC1">
        <w:rPr>
          <w:rFonts w:ascii="Arial" w:eastAsia="Arial" w:hAnsi="Arial" w:cs="Arial"/>
          <w:sz w:val="20"/>
          <w:szCs w:val="20"/>
        </w:rPr>
        <w:t xml:space="preserve">of </w:t>
      </w:r>
      <w:r w:rsidR="007772F7">
        <w:rPr>
          <w:rFonts w:ascii="Arial" w:eastAsia="Arial" w:hAnsi="Arial" w:cs="Arial"/>
          <w:sz w:val="20"/>
          <w:szCs w:val="20"/>
        </w:rPr>
        <w:t xml:space="preserve">the </w:t>
      </w:r>
      <w:r w:rsidR="00C841A8" w:rsidRPr="00E6007E">
        <w:rPr>
          <w:rFonts w:ascii="Arial" w:eastAsia="Arial" w:hAnsi="Arial" w:cs="Arial"/>
          <w:sz w:val="20"/>
          <w:szCs w:val="20"/>
        </w:rPr>
        <w:t>R</w:t>
      </w:r>
      <w:r w:rsidR="00C841A8" w:rsidRPr="00E6007E">
        <w:rPr>
          <w:rFonts w:ascii="Arial" w:eastAsia="Arial" w:hAnsi="Arial" w:cs="Arial"/>
          <w:sz w:val="20"/>
          <w:szCs w:val="20"/>
          <w:vertAlign w:val="superscript"/>
        </w:rPr>
        <w:t>2</w:t>
      </w:r>
      <w:r w:rsidR="00C841A8">
        <w:rPr>
          <w:rFonts w:ascii="Arial" w:eastAsia="Arial" w:hAnsi="Arial" w:cs="Arial"/>
          <w:sz w:val="20"/>
          <w:szCs w:val="20"/>
          <w:vertAlign w:val="superscript"/>
        </w:rPr>
        <w:t xml:space="preserve"> </w:t>
      </w:r>
      <w:r w:rsidR="00C841A8">
        <w:rPr>
          <w:rFonts w:ascii="Arial" w:eastAsia="Arial" w:hAnsi="Arial" w:cs="Arial"/>
          <w:sz w:val="20"/>
          <w:szCs w:val="20"/>
        </w:rPr>
        <w:t>metric</w:t>
      </w:r>
      <w:r w:rsidR="007772F7">
        <w:rPr>
          <w:rFonts w:ascii="Arial" w:eastAsia="Arial" w:hAnsi="Arial" w:cs="Arial"/>
          <w:sz w:val="20"/>
          <w:szCs w:val="20"/>
        </w:rPr>
        <w:t xml:space="preserve"> will trigger </w:t>
      </w:r>
      <w:r w:rsidR="00722EEB">
        <w:rPr>
          <w:rFonts w:ascii="Arial" w:eastAsia="Arial" w:hAnsi="Arial" w:cs="Arial"/>
          <w:sz w:val="20"/>
          <w:szCs w:val="20"/>
        </w:rPr>
        <w:t xml:space="preserve">a </w:t>
      </w:r>
      <w:r w:rsidR="007772F7">
        <w:rPr>
          <w:rFonts w:ascii="Arial" w:eastAsia="Arial" w:hAnsi="Arial" w:cs="Arial"/>
          <w:sz w:val="20"/>
          <w:szCs w:val="20"/>
        </w:rPr>
        <w:t xml:space="preserve">redeployment </w:t>
      </w:r>
      <w:r w:rsidR="00722EEB">
        <w:rPr>
          <w:rFonts w:ascii="Arial" w:eastAsia="Arial" w:hAnsi="Arial" w:cs="Arial"/>
          <w:sz w:val="20"/>
          <w:szCs w:val="20"/>
        </w:rPr>
        <w:t xml:space="preserve">event in the next month. While RMSE and MAE </w:t>
      </w:r>
      <w:r w:rsidR="00FB1B42">
        <w:rPr>
          <w:rFonts w:ascii="Arial" w:eastAsia="Arial" w:hAnsi="Arial" w:cs="Arial"/>
          <w:sz w:val="20"/>
          <w:szCs w:val="20"/>
        </w:rPr>
        <w:t xml:space="preserve">are </w:t>
      </w:r>
      <w:r w:rsidR="003E7FFC">
        <w:rPr>
          <w:rFonts w:ascii="Arial" w:eastAsia="Arial" w:hAnsi="Arial" w:cs="Arial"/>
          <w:sz w:val="20"/>
          <w:szCs w:val="20"/>
        </w:rPr>
        <w:t xml:space="preserve">similarly important </w:t>
      </w:r>
      <w:r w:rsidR="00492FB6">
        <w:rPr>
          <w:rFonts w:ascii="Arial" w:eastAsia="Arial" w:hAnsi="Arial" w:cs="Arial"/>
          <w:sz w:val="20"/>
          <w:szCs w:val="20"/>
        </w:rPr>
        <w:t xml:space="preserve">in assessing model performance, </w:t>
      </w:r>
      <w:r w:rsidR="00EC76B1">
        <w:rPr>
          <w:rFonts w:ascii="Arial" w:eastAsia="Arial" w:hAnsi="Arial" w:cs="Arial"/>
          <w:sz w:val="20"/>
          <w:szCs w:val="20"/>
        </w:rPr>
        <w:t>it is expected that their sensitivity to scale wil</w:t>
      </w:r>
      <w:r w:rsidR="00B97010">
        <w:rPr>
          <w:rFonts w:ascii="Arial" w:eastAsia="Arial" w:hAnsi="Arial" w:cs="Arial"/>
          <w:sz w:val="20"/>
          <w:szCs w:val="20"/>
        </w:rPr>
        <w:t>l more likely result in slight instability of these metrics</w:t>
      </w:r>
      <w:r w:rsidR="008645B5">
        <w:rPr>
          <w:rFonts w:ascii="Arial" w:eastAsia="Arial" w:hAnsi="Arial" w:cs="Arial"/>
          <w:sz w:val="20"/>
          <w:szCs w:val="20"/>
        </w:rPr>
        <w:t xml:space="preserve">. </w:t>
      </w:r>
      <w:r w:rsidR="0000038C">
        <w:rPr>
          <w:rFonts w:ascii="Arial" w:eastAsia="Arial" w:hAnsi="Arial" w:cs="Arial"/>
          <w:sz w:val="20"/>
          <w:szCs w:val="20"/>
        </w:rPr>
        <w:t>Therefore,</w:t>
      </w:r>
      <w:r w:rsidR="008645B5">
        <w:rPr>
          <w:rFonts w:ascii="Arial" w:eastAsia="Arial" w:hAnsi="Arial" w:cs="Arial"/>
          <w:sz w:val="20"/>
          <w:szCs w:val="20"/>
        </w:rPr>
        <w:t xml:space="preserve"> a</w:t>
      </w:r>
      <w:r w:rsidR="00BF1A6F">
        <w:rPr>
          <w:rFonts w:ascii="Arial" w:eastAsia="Arial" w:hAnsi="Arial" w:cs="Arial"/>
          <w:sz w:val="20"/>
          <w:szCs w:val="20"/>
        </w:rPr>
        <w:t xml:space="preserve"> more lenient approach is taken with these two metrics in that a 2 consecutive month breach is required to trigger a redeployment event.</w:t>
      </w:r>
    </w:p>
    <w:p w14:paraId="6845ABBF" w14:textId="77777777" w:rsidR="00853ED1" w:rsidRDefault="00853ED1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8C0F4E">
        <w:rPr>
          <w:rFonts w:ascii="Arial" w:eastAsia="Arial" w:hAnsi="Arial" w:cs="Arial"/>
          <w:sz w:val="20"/>
          <w:szCs w:val="20"/>
        </w:rPr>
        <w:drawing>
          <wp:anchor distT="0" distB="0" distL="114300" distR="114300" simplePos="0" relativeHeight="251668992" behindDoc="1" locked="0" layoutInCell="1" allowOverlap="1" wp14:anchorId="3423A1E7" wp14:editId="7FA5DEC5">
            <wp:simplePos x="0" y="0"/>
            <wp:positionH relativeFrom="column">
              <wp:posOffset>3813175</wp:posOffset>
            </wp:positionH>
            <wp:positionV relativeFrom="paragraph">
              <wp:posOffset>10160</wp:posOffset>
            </wp:positionV>
            <wp:extent cx="1940560" cy="2170430"/>
            <wp:effectExtent l="0" t="0" r="2540" b="1270"/>
            <wp:wrapTight wrapText="bothSides">
              <wp:wrapPolygon edited="0">
                <wp:start x="0" y="0"/>
                <wp:lineTo x="0" y="21423"/>
                <wp:lineTo x="21416" y="21423"/>
                <wp:lineTo x="21416" y="0"/>
                <wp:lineTo x="0" y="0"/>
              </wp:wrapPolygon>
            </wp:wrapTight>
            <wp:docPr id="1158936444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36444" name="Picture 9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BDF">
        <w:rPr>
          <w:rFonts w:ascii="Arial" w:eastAsia="Arial" w:hAnsi="Arial" w:cs="Arial"/>
          <w:sz w:val="20"/>
          <w:szCs w:val="20"/>
        </w:rPr>
        <w:t xml:space="preserve">From a design perspective, </w:t>
      </w:r>
      <w:r w:rsidR="00522C33">
        <w:rPr>
          <w:rFonts w:ascii="Arial" w:eastAsia="Arial" w:hAnsi="Arial" w:cs="Arial"/>
          <w:sz w:val="20"/>
          <w:szCs w:val="20"/>
        </w:rPr>
        <w:t xml:space="preserve">this is implemented by maintaining </w:t>
      </w:r>
      <w:r w:rsidR="00B93E98">
        <w:rPr>
          <w:rFonts w:ascii="Arial" w:eastAsia="Arial" w:hAnsi="Arial" w:cs="Arial"/>
          <w:sz w:val="20"/>
          <w:szCs w:val="20"/>
        </w:rPr>
        <w:t xml:space="preserve">separate flag variables </w:t>
      </w:r>
      <w:r w:rsidR="00716028">
        <w:rPr>
          <w:rFonts w:ascii="Arial" w:eastAsia="Arial" w:hAnsi="Arial" w:cs="Arial"/>
          <w:sz w:val="20"/>
          <w:szCs w:val="20"/>
        </w:rPr>
        <w:t xml:space="preserve">indicating the breach of </w:t>
      </w:r>
      <w:r w:rsidR="00B93E98">
        <w:rPr>
          <w:rFonts w:ascii="Arial" w:eastAsia="Arial" w:hAnsi="Arial" w:cs="Arial"/>
          <w:sz w:val="20"/>
          <w:szCs w:val="20"/>
        </w:rPr>
        <w:t xml:space="preserve">each </w:t>
      </w:r>
      <w:r w:rsidR="00454EAA">
        <w:rPr>
          <w:rFonts w:ascii="Arial" w:eastAsia="Arial" w:hAnsi="Arial" w:cs="Arial"/>
          <w:sz w:val="20"/>
          <w:szCs w:val="20"/>
        </w:rPr>
        <w:t xml:space="preserve">metric </w:t>
      </w:r>
      <w:r w:rsidR="007C24C2">
        <w:rPr>
          <w:rFonts w:ascii="Arial" w:eastAsia="Arial" w:hAnsi="Arial" w:cs="Arial"/>
          <w:sz w:val="20"/>
          <w:szCs w:val="20"/>
        </w:rPr>
        <w:t>as well as an overall “breach</w:t>
      </w:r>
      <w:r w:rsidR="00900B09">
        <w:rPr>
          <w:rFonts w:ascii="Arial" w:eastAsia="Arial" w:hAnsi="Arial" w:cs="Arial"/>
          <w:sz w:val="20"/>
          <w:szCs w:val="20"/>
        </w:rPr>
        <w:t>_</w:t>
      </w:r>
      <w:r w:rsidR="007C24C2">
        <w:rPr>
          <w:rFonts w:ascii="Arial" w:eastAsia="Arial" w:hAnsi="Arial" w:cs="Arial"/>
          <w:sz w:val="20"/>
          <w:szCs w:val="20"/>
        </w:rPr>
        <w:t xml:space="preserve">flag” </w:t>
      </w:r>
      <w:r w:rsidR="00454EAA">
        <w:rPr>
          <w:rFonts w:ascii="Arial" w:eastAsia="Arial" w:hAnsi="Arial" w:cs="Arial"/>
          <w:sz w:val="20"/>
          <w:szCs w:val="20"/>
        </w:rPr>
        <w:t>within the monthly monitoring_report.json</w:t>
      </w:r>
      <w:r w:rsidR="006A6343">
        <w:rPr>
          <w:rFonts w:ascii="Arial" w:eastAsia="Arial" w:hAnsi="Arial" w:cs="Arial"/>
          <w:sz w:val="20"/>
          <w:szCs w:val="20"/>
        </w:rPr>
        <w:t>.</w:t>
      </w:r>
    </w:p>
    <w:p w14:paraId="3406BE49" w14:textId="0F8B2636" w:rsidR="00E76C93" w:rsidRDefault="004E6937" w:rsidP="21251F0E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 breach in </w:t>
      </w:r>
      <w:r w:rsidRPr="00E6007E">
        <w:rPr>
          <w:rFonts w:ascii="Arial" w:eastAsia="Arial" w:hAnsi="Arial" w:cs="Arial"/>
          <w:sz w:val="20"/>
          <w:szCs w:val="20"/>
        </w:rPr>
        <w:t>R</w:t>
      </w:r>
      <w:r w:rsidRPr="00E6007E">
        <w:rPr>
          <w:rFonts w:ascii="Arial" w:eastAsia="Arial" w:hAnsi="Arial" w:cs="Arial"/>
          <w:sz w:val="20"/>
          <w:szCs w:val="20"/>
          <w:vertAlign w:val="superscript"/>
        </w:rPr>
        <w:t>2</w:t>
      </w:r>
      <w:r>
        <w:rPr>
          <w:rFonts w:ascii="Arial" w:eastAsia="Arial" w:hAnsi="Arial" w:cs="Arial"/>
          <w:sz w:val="20"/>
          <w:szCs w:val="20"/>
        </w:rPr>
        <w:t xml:space="preserve"> will </w:t>
      </w:r>
      <w:r w:rsidR="007E2755">
        <w:rPr>
          <w:rFonts w:ascii="Arial" w:eastAsia="Arial" w:hAnsi="Arial" w:cs="Arial"/>
          <w:sz w:val="20"/>
          <w:szCs w:val="20"/>
        </w:rPr>
        <w:t xml:space="preserve">immediately set </w:t>
      </w:r>
      <w:r w:rsidR="00900B09">
        <w:rPr>
          <w:rFonts w:ascii="Arial" w:eastAsia="Arial" w:hAnsi="Arial" w:cs="Arial"/>
          <w:sz w:val="20"/>
          <w:szCs w:val="20"/>
        </w:rPr>
        <w:t>the “breach_flag”</w:t>
      </w:r>
      <w:r w:rsidR="000A6BB5">
        <w:rPr>
          <w:rFonts w:ascii="Arial" w:eastAsia="Arial" w:hAnsi="Arial" w:cs="Arial"/>
          <w:sz w:val="20"/>
          <w:szCs w:val="20"/>
        </w:rPr>
        <w:t xml:space="preserve"> to True</w:t>
      </w:r>
      <w:r w:rsidR="00E31F3C">
        <w:rPr>
          <w:rFonts w:ascii="Arial" w:eastAsia="Arial" w:hAnsi="Arial" w:cs="Arial"/>
          <w:sz w:val="20"/>
          <w:szCs w:val="20"/>
        </w:rPr>
        <w:t xml:space="preserve">. </w:t>
      </w:r>
      <w:r w:rsidR="0060006D">
        <w:rPr>
          <w:rFonts w:ascii="Arial" w:eastAsia="Arial" w:hAnsi="Arial" w:cs="Arial"/>
          <w:sz w:val="20"/>
          <w:szCs w:val="20"/>
        </w:rPr>
        <w:t>Whe</w:t>
      </w:r>
      <w:r w:rsidR="00833D79">
        <w:rPr>
          <w:rFonts w:ascii="Arial" w:eastAsia="Arial" w:hAnsi="Arial" w:cs="Arial"/>
          <w:sz w:val="20"/>
          <w:szCs w:val="20"/>
        </w:rPr>
        <w:t>re</w:t>
      </w:r>
      <w:r w:rsidR="0060006D">
        <w:rPr>
          <w:rFonts w:ascii="Arial" w:eastAsia="Arial" w:hAnsi="Arial" w:cs="Arial"/>
          <w:sz w:val="20"/>
          <w:szCs w:val="20"/>
        </w:rPr>
        <w:t xml:space="preserve"> there are no breaches in </w:t>
      </w:r>
      <w:r w:rsidR="0060006D" w:rsidRPr="00E6007E">
        <w:rPr>
          <w:rFonts w:ascii="Arial" w:eastAsia="Arial" w:hAnsi="Arial" w:cs="Arial"/>
          <w:sz w:val="20"/>
          <w:szCs w:val="20"/>
        </w:rPr>
        <w:t>R</w:t>
      </w:r>
      <w:r w:rsidR="0060006D" w:rsidRPr="00E6007E">
        <w:rPr>
          <w:rFonts w:ascii="Arial" w:eastAsia="Arial" w:hAnsi="Arial" w:cs="Arial"/>
          <w:sz w:val="20"/>
          <w:szCs w:val="20"/>
          <w:vertAlign w:val="superscript"/>
        </w:rPr>
        <w:t>2</w:t>
      </w:r>
      <w:r w:rsidR="0060006D">
        <w:rPr>
          <w:rFonts w:ascii="Arial" w:eastAsia="Arial" w:hAnsi="Arial" w:cs="Arial"/>
          <w:sz w:val="20"/>
          <w:szCs w:val="20"/>
        </w:rPr>
        <w:t xml:space="preserve">, </w:t>
      </w:r>
      <w:r w:rsidR="00833D79">
        <w:rPr>
          <w:rFonts w:ascii="Arial" w:eastAsia="Arial" w:hAnsi="Arial" w:cs="Arial"/>
          <w:sz w:val="20"/>
          <w:szCs w:val="20"/>
        </w:rPr>
        <w:t xml:space="preserve">but </w:t>
      </w:r>
      <w:r w:rsidR="00362A0B">
        <w:rPr>
          <w:rFonts w:ascii="Arial" w:eastAsia="Arial" w:hAnsi="Arial" w:cs="Arial"/>
          <w:sz w:val="20"/>
          <w:szCs w:val="20"/>
        </w:rPr>
        <w:t xml:space="preserve">breaches in either </w:t>
      </w:r>
      <w:r w:rsidR="00833D79">
        <w:rPr>
          <w:rFonts w:ascii="Arial" w:eastAsia="Arial" w:hAnsi="Arial" w:cs="Arial"/>
          <w:sz w:val="20"/>
          <w:szCs w:val="20"/>
        </w:rPr>
        <w:t xml:space="preserve">MAE or RMSE </w:t>
      </w:r>
      <w:r w:rsidR="00EB1A60">
        <w:rPr>
          <w:rFonts w:ascii="Arial" w:eastAsia="Arial" w:hAnsi="Arial" w:cs="Arial"/>
          <w:sz w:val="20"/>
          <w:szCs w:val="20"/>
        </w:rPr>
        <w:t>(which are expected to be comparatively more common)</w:t>
      </w:r>
      <w:r w:rsidR="00434008">
        <w:rPr>
          <w:rFonts w:ascii="Arial" w:eastAsia="Arial" w:hAnsi="Arial" w:cs="Arial"/>
          <w:sz w:val="20"/>
          <w:szCs w:val="20"/>
        </w:rPr>
        <w:t xml:space="preserve">, the pipeline checks the previous month’s </w:t>
      </w:r>
      <w:r w:rsidR="00D357CC">
        <w:rPr>
          <w:rFonts w:ascii="Arial" w:eastAsia="Arial" w:hAnsi="Arial" w:cs="Arial"/>
          <w:sz w:val="20"/>
          <w:szCs w:val="20"/>
        </w:rPr>
        <w:t xml:space="preserve">monitoring_report.json for </w:t>
      </w:r>
      <w:r w:rsidR="007D3E54">
        <w:rPr>
          <w:rFonts w:ascii="Arial" w:eastAsia="Arial" w:hAnsi="Arial" w:cs="Arial"/>
          <w:sz w:val="20"/>
          <w:szCs w:val="20"/>
        </w:rPr>
        <w:t>a breach in the same metric before setting “breach_flag” to True.</w:t>
      </w:r>
      <w:r w:rsidR="00E76C93" w:rsidRPr="00E76C93">
        <w:rPr>
          <w:rFonts w:ascii="Arial" w:eastAsia="Arial" w:hAnsi="Arial" w:cs="Arial"/>
          <w:sz w:val="20"/>
          <w:szCs w:val="20"/>
        </w:rPr>
        <w:t xml:space="preserve"> </w:t>
      </w:r>
    </w:p>
    <w:p w14:paraId="2FFBBAB1" w14:textId="41E973A8" w:rsidR="000C4BDF" w:rsidRDefault="00E76C93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BB2182">
        <w:rPr>
          <w:rFonts w:ascii="Arial" w:eastAsia="Arial" w:hAnsi="Arial" w:cs="Arial"/>
          <w:sz w:val="20"/>
          <w:szCs w:val="20"/>
        </w:rPr>
        <w:drawing>
          <wp:inline distT="0" distB="0" distL="0" distR="0" wp14:anchorId="5091DBEB" wp14:editId="7C617599">
            <wp:extent cx="5731510" cy="288290"/>
            <wp:effectExtent l="0" t="0" r="2540" b="0"/>
            <wp:docPr id="20846825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89F3D7F-10B4-7E19-C403-ADBA532B53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5154" name="Picture 2">
                      <a:extLst>
                        <a:ext uri="{FF2B5EF4-FFF2-40B4-BE49-F238E27FC236}">
                          <a16:creationId xmlns:a16="http://schemas.microsoft.com/office/drawing/2014/main" id="{889F3D7F-10B4-7E19-C403-ADBA532B53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098E" w14:textId="77777777" w:rsidR="00D30416" w:rsidRDefault="00DD234B" w:rsidP="21251F0E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 each month, </w:t>
      </w:r>
      <w:r w:rsidR="00FE71CD">
        <w:rPr>
          <w:rFonts w:ascii="Arial" w:eastAsia="Arial" w:hAnsi="Arial" w:cs="Arial"/>
          <w:sz w:val="20"/>
          <w:szCs w:val="20"/>
        </w:rPr>
        <w:t xml:space="preserve">the promote_best_model </w:t>
      </w:r>
      <w:r w:rsidR="0067533D">
        <w:rPr>
          <w:rFonts w:ascii="Arial" w:eastAsia="Arial" w:hAnsi="Arial" w:cs="Arial"/>
          <w:sz w:val="20"/>
          <w:szCs w:val="20"/>
        </w:rPr>
        <w:t xml:space="preserve">task </w:t>
      </w:r>
      <w:r w:rsidR="004772B0">
        <w:rPr>
          <w:rFonts w:ascii="Arial" w:eastAsia="Arial" w:hAnsi="Arial" w:cs="Arial"/>
          <w:sz w:val="20"/>
          <w:szCs w:val="20"/>
        </w:rPr>
        <w:t xml:space="preserve">checks (right after the ETL process) </w:t>
      </w:r>
      <w:r w:rsidR="00303341">
        <w:rPr>
          <w:rFonts w:ascii="Arial" w:eastAsia="Arial" w:hAnsi="Arial" w:cs="Arial"/>
          <w:sz w:val="20"/>
          <w:szCs w:val="20"/>
        </w:rPr>
        <w:t xml:space="preserve">the </w:t>
      </w:r>
      <w:r w:rsidR="00BC1541">
        <w:rPr>
          <w:rFonts w:ascii="Arial" w:eastAsia="Arial" w:hAnsi="Arial" w:cs="Arial"/>
          <w:sz w:val="20"/>
          <w:szCs w:val="20"/>
        </w:rPr>
        <w:t xml:space="preserve">“breach_flag” indicator in the </w:t>
      </w:r>
      <w:r w:rsidR="00303341">
        <w:rPr>
          <w:rFonts w:ascii="Arial" w:eastAsia="Arial" w:hAnsi="Arial" w:cs="Arial"/>
          <w:sz w:val="20"/>
          <w:szCs w:val="20"/>
        </w:rPr>
        <w:t xml:space="preserve">latest available monitoring_report.json </w:t>
      </w:r>
      <w:r w:rsidR="00E76C93">
        <w:rPr>
          <w:rFonts w:ascii="Arial" w:eastAsia="Arial" w:hAnsi="Arial" w:cs="Arial"/>
          <w:sz w:val="20"/>
          <w:szCs w:val="20"/>
        </w:rPr>
        <w:t>to decide if a redeployment is required.</w:t>
      </w:r>
      <w:r w:rsidR="00C72140">
        <w:rPr>
          <w:rFonts w:ascii="Arial" w:eastAsia="Arial" w:hAnsi="Arial" w:cs="Arial"/>
          <w:sz w:val="20"/>
          <w:szCs w:val="20"/>
        </w:rPr>
        <w:t xml:space="preserve"> </w:t>
      </w:r>
    </w:p>
    <w:p w14:paraId="5758E238" w14:textId="3468007D" w:rsidR="00E9658A" w:rsidRPr="009144B9" w:rsidRDefault="00D30416" w:rsidP="009144B9">
      <w:pPr>
        <w:pStyle w:val="Heading4"/>
      </w:pPr>
      <w:r>
        <w:t>Candidate Model Performance</w:t>
      </w:r>
    </w:p>
    <w:p w14:paraId="6ED20F66" w14:textId="3B6C2158" w:rsidR="003039D6" w:rsidRDefault="00C72140" w:rsidP="21251F0E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While this setup allows for </w:t>
      </w:r>
      <w:r w:rsidR="00A34574">
        <w:rPr>
          <w:rFonts w:ascii="Arial" w:eastAsia="Arial" w:hAnsi="Arial" w:cs="Arial"/>
          <w:sz w:val="20"/>
          <w:szCs w:val="20"/>
        </w:rPr>
        <w:t xml:space="preserve">a fully automated </w:t>
      </w:r>
      <w:r w:rsidR="003F473D">
        <w:rPr>
          <w:rFonts w:ascii="Arial" w:eastAsia="Arial" w:hAnsi="Arial" w:cs="Arial"/>
          <w:sz w:val="20"/>
          <w:szCs w:val="20"/>
        </w:rPr>
        <w:t xml:space="preserve">model training and redeployment process to </w:t>
      </w:r>
      <w:r w:rsidR="00442407">
        <w:rPr>
          <w:rFonts w:ascii="Arial" w:eastAsia="Arial" w:hAnsi="Arial" w:cs="Arial"/>
          <w:sz w:val="20"/>
          <w:szCs w:val="20"/>
        </w:rPr>
        <w:t>ensure reliability of the model prediction</w:t>
      </w:r>
      <w:r w:rsidR="00D30416">
        <w:rPr>
          <w:rFonts w:ascii="Arial" w:eastAsia="Arial" w:hAnsi="Arial" w:cs="Arial"/>
          <w:sz w:val="20"/>
          <w:szCs w:val="20"/>
        </w:rPr>
        <w:t xml:space="preserve">. It is important for both </w:t>
      </w:r>
      <w:r w:rsidR="003F329B">
        <w:rPr>
          <w:rFonts w:ascii="Arial" w:eastAsia="Arial" w:hAnsi="Arial" w:cs="Arial"/>
          <w:sz w:val="20"/>
          <w:szCs w:val="20"/>
        </w:rPr>
        <w:t xml:space="preserve">Data Science team and business stakeholders to </w:t>
      </w:r>
      <w:r w:rsidR="009144B9">
        <w:rPr>
          <w:rFonts w:ascii="Arial" w:eastAsia="Arial" w:hAnsi="Arial" w:cs="Arial"/>
          <w:sz w:val="20"/>
          <w:szCs w:val="20"/>
        </w:rPr>
        <w:t xml:space="preserve">have a continuous view of the </w:t>
      </w:r>
      <w:r w:rsidR="00D03D1F">
        <w:rPr>
          <w:rFonts w:ascii="Arial" w:eastAsia="Arial" w:hAnsi="Arial" w:cs="Arial"/>
          <w:sz w:val="20"/>
          <w:szCs w:val="20"/>
        </w:rPr>
        <w:t xml:space="preserve">performance of the candidate models that are being trained over time. This allows for potential manual intervention if it can be observed that </w:t>
      </w:r>
      <w:r w:rsidR="002139D2">
        <w:rPr>
          <w:rFonts w:ascii="Arial" w:eastAsia="Arial" w:hAnsi="Arial" w:cs="Arial"/>
          <w:sz w:val="20"/>
          <w:szCs w:val="20"/>
        </w:rPr>
        <w:t xml:space="preserve">the model performance ceiling has shifted over time due to any </w:t>
      </w:r>
      <w:r w:rsidR="00FD2717">
        <w:rPr>
          <w:rFonts w:ascii="Arial" w:eastAsia="Arial" w:hAnsi="Arial" w:cs="Arial"/>
          <w:sz w:val="20"/>
          <w:szCs w:val="20"/>
        </w:rPr>
        <w:t>concept drift</w:t>
      </w:r>
      <w:r w:rsidR="004A2C68">
        <w:rPr>
          <w:rFonts w:ascii="Arial" w:eastAsia="Arial" w:hAnsi="Arial" w:cs="Arial"/>
          <w:sz w:val="20"/>
          <w:szCs w:val="20"/>
        </w:rPr>
        <w:t xml:space="preserve">. While the current setup </w:t>
      </w:r>
      <w:r w:rsidR="00C334D0">
        <w:rPr>
          <w:rFonts w:ascii="Arial" w:eastAsia="Arial" w:hAnsi="Arial" w:cs="Arial"/>
          <w:sz w:val="20"/>
          <w:szCs w:val="20"/>
        </w:rPr>
        <w:t xml:space="preserve">effectively </w:t>
      </w:r>
      <w:r w:rsidR="004A2C68">
        <w:rPr>
          <w:rFonts w:ascii="Arial" w:eastAsia="Arial" w:hAnsi="Arial" w:cs="Arial"/>
          <w:sz w:val="20"/>
          <w:szCs w:val="20"/>
        </w:rPr>
        <w:t xml:space="preserve">arrests </w:t>
      </w:r>
      <w:r w:rsidR="00C334D0">
        <w:rPr>
          <w:rFonts w:ascii="Arial" w:eastAsia="Arial" w:hAnsi="Arial" w:cs="Arial"/>
          <w:sz w:val="20"/>
          <w:szCs w:val="20"/>
        </w:rPr>
        <w:t xml:space="preserve">model performance degradation by establishing redeployment rules, it does not allow for business to capitalize on </w:t>
      </w:r>
      <w:r w:rsidR="00273D70">
        <w:rPr>
          <w:rFonts w:ascii="Arial" w:eastAsia="Arial" w:hAnsi="Arial" w:cs="Arial"/>
          <w:sz w:val="20"/>
          <w:szCs w:val="20"/>
        </w:rPr>
        <w:t xml:space="preserve">upsides </w:t>
      </w:r>
      <w:r w:rsidR="005A6546">
        <w:rPr>
          <w:rFonts w:ascii="Arial" w:eastAsia="Arial" w:hAnsi="Arial" w:cs="Arial"/>
          <w:sz w:val="20"/>
          <w:szCs w:val="20"/>
        </w:rPr>
        <w:t>arising from changes in the environment.</w:t>
      </w:r>
    </w:p>
    <w:p w14:paraId="5445F83C" w14:textId="0444CB58" w:rsidR="00445A23" w:rsidRDefault="00445A23" w:rsidP="21251F0E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As such, the monitoring pipeline tracks and </w:t>
      </w:r>
      <w:r w:rsidR="008472E8">
        <w:rPr>
          <w:rFonts w:ascii="Arial" w:eastAsia="Arial" w:hAnsi="Arial" w:cs="Arial"/>
          <w:sz w:val="20"/>
          <w:szCs w:val="20"/>
        </w:rPr>
        <w:t>plots the model performance of each candidate model incrementally as they are trained each month</w:t>
      </w:r>
      <w:r w:rsidR="000E7AD3">
        <w:rPr>
          <w:rFonts w:ascii="Arial" w:eastAsia="Arial" w:hAnsi="Arial" w:cs="Arial"/>
          <w:sz w:val="20"/>
          <w:szCs w:val="20"/>
        </w:rPr>
        <w:t>, highlighting which model is currently in deployment, allowing decisions to be made on any manual interventions.</w:t>
      </w:r>
    </w:p>
    <w:p w14:paraId="786CDCCF" w14:textId="775CD580" w:rsidR="000E7AD3" w:rsidRDefault="000E7AD3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F12BF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F778570" wp14:editId="15C5E8DF">
            <wp:extent cx="5438692" cy="1817316"/>
            <wp:effectExtent l="0" t="0" r="0" b="0"/>
            <wp:docPr id="811990808" name="Picture 22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4579" name="Picture 22" descr="A graph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692" cy="1817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5D44" w14:textId="7B77C4A6" w:rsidR="00BB2182" w:rsidRDefault="00F05A43" w:rsidP="00B76E38">
      <w:pPr>
        <w:pStyle w:val="Heading4"/>
      </w:pPr>
      <w:r>
        <w:t>Population and Characteristic Stability</w:t>
      </w:r>
    </w:p>
    <w:p w14:paraId="0297D33D" w14:textId="435C872E" w:rsidR="002E4E5D" w:rsidRPr="002E4E5D" w:rsidRDefault="003F27AC" w:rsidP="002E4E5D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The monitoring pipeline </w:t>
      </w:r>
      <w:r w:rsidR="00DF6FAB">
        <w:rPr>
          <w:rFonts w:ascii="Arial" w:eastAsia="Arial" w:hAnsi="Arial" w:cs="Arial"/>
          <w:sz w:val="20"/>
          <w:szCs w:val="20"/>
        </w:rPr>
        <w:t>tracks the PSI (Population Stability Index) for identified key variables as well as the CSI (Characteristic Stability Index) for model predictions</w:t>
      </w:r>
      <w:r w:rsidR="000F71D8">
        <w:rPr>
          <w:rFonts w:ascii="Arial" w:eastAsia="Arial" w:hAnsi="Arial" w:cs="Arial"/>
          <w:sz w:val="20"/>
          <w:szCs w:val="20"/>
        </w:rPr>
        <w:t xml:space="preserve">. </w:t>
      </w:r>
      <w:r w:rsidR="00A76125">
        <w:rPr>
          <w:rFonts w:ascii="Arial" w:eastAsia="Arial" w:hAnsi="Arial" w:cs="Arial"/>
          <w:sz w:val="20"/>
          <w:szCs w:val="20"/>
        </w:rPr>
        <w:t>The intention is to form a two-layer drift monitoring system where PSI flags any data drift while CSI captures an</w:t>
      </w:r>
      <w:r w:rsidR="001D6FDC">
        <w:rPr>
          <w:rFonts w:ascii="Arial" w:eastAsia="Arial" w:hAnsi="Arial" w:cs="Arial"/>
          <w:sz w:val="20"/>
          <w:szCs w:val="20"/>
        </w:rPr>
        <w:t>y</w:t>
      </w:r>
      <w:r w:rsidR="00A76125">
        <w:rPr>
          <w:rFonts w:ascii="Arial" w:eastAsia="Arial" w:hAnsi="Arial" w:cs="Arial"/>
          <w:sz w:val="20"/>
          <w:szCs w:val="20"/>
        </w:rPr>
        <w:t xml:space="preserve"> behavioural drift.</w:t>
      </w:r>
    </w:p>
    <w:p w14:paraId="14238E9F" w14:textId="2D5A6D01" w:rsidR="008D6C8B" w:rsidRDefault="00C27F60" w:rsidP="21251F0E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The key variables chosen to be monitored for data drift</w:t>
      </w:r>
      <w:r w:rsidR="003A5E00">
        <w:rPr>
          <w:rFonts w:ascii="Arial" w:eastAsia="Arial" w:hAnsi="Arial" w:cs="Arial"/>
          <w:sz w:val="20"/>
          <w:szCs w:val="20"/>
        </w:rPr>
        <w:t xml:space="preserve"> are selected from the </w:t>
      </w:r>
      <w:r w:rsidR="00A21293">
        <w:rPr>
          <w:rFonts w:ascii="Arial" w:eastAsia="Arial" w:hAnsi="Arial" w:cs="Arial"/>
          <w:sz w:val="20"/>
          <w:szCs w:val="20"/>
        </w:rPr>
        <w:t xml:space="preserve">list of </w:t>
      </w:r>
      <w:r w:rsidR="003A5E00">
        <w:rPr>
          <w:rFonts w:ascii="Arial" w:eastAsia="Arial" w:hAnsi="Arial" w:cs="Arial"/>
          <w:sz w:val="20"/>
          <w:szCs w:val="20"/>
        </w:rPr>
        <w:t>feature importance by gain</w:t>
      </w:r>
      <w:r w:rsidR="00A21293">
        <w:rPr>
          <w:rFonts w:ascii="Arial" w:eastAsia="Arial" w:hAnsi="Arial" w:cs="Arial"/>
          <w:sz w:val="20"/>
          <w:szCs w:val="20"/>
        </w:rPr>
        <w:t xml:space="preserve"> that are extracted from the initial few rounds of model training</w:t>
      </w:r>
      <w:r w:rsidR="0089505E">
        <w:rPr>
          <w:rFonts w:ascii="Arial" w:eastAsia="Arial" w:hAnsi="Arial" w:cs="Arial"/>
          <w:sz w:val="20"/>
          <w:szCs w:val="20"/>
        </w:rPr>
        <w:t xml:space="preserve">. These are determined to be the top 10 variables that </w:t>
      </w:r>
      <w:r w:rsidR="00081521">
        <w:rPr>
          <w:rFonts w:ascii="Arial" w:eastAsia="Arial" w:hAnsi="Arial" w:cs="Arial"/>
          <w:sz w:val="20"/>
          <w:szCs w:val="20"/>
        </w:rPr>
        <w:t>are most influential in determining the predictions each month and</w:t>
      </w:r>
      <w:r w:rsidR="00FF2325">
        <w:rPr>
          <w:rFonts w:ascii="Arial" w:eastAsia="Arial" w:hAnsi="Arial" w:cs="Arial"/>
          <w:sz w:val="20"/>
          <w:szCs w:val="20"/>
        </w:rPr>
        <w:t xml:space="preserve"> could provide an early signal </w:t>
      </w:r>
      <w:r w:rsidR="001A35F9">
        <w:rPr>
          <w:rFonts w:ascii="Arial" w:eastAsia="Arial" w:hAnsi="Arial" w:cs="Arial"/>
          <w:sz w:val="20"/>
          <w:szCs w:val="20"/>
        </w:rPr>
        <w:t xml:space="preserve">to any potential model performance degradation. Similarly, </w:t>
      </w:r>
      <w:r w:rsidR="00560103">
        <w:rPr>
          <w:rFonts w:ascii="Arial" w:eastAsia="Arial" w:hAnsi="Arial" w:cs="Arial"/>
          <w:sz w:val="20"/>
          <w:szCs w:val="20"/>
        </w:rPr>
        <w:t xml:space="preserve">CSI provides an early </w:t>
      </w:r>
      <w:r w:rsidR="00035BA6">
        <w:rPr>
          <w:rFonts w:ascii="Arial" w:eastAsia="Arial" w:hAnsi="Arial" w:cs="Arial"/>
          <w:sz w:val="20"/>
          <w:szCs w:val="20"/>
        </w:rPr>
        <w:t xml:space="preserve">signal to any potential changes in </w:t>
      </w:r>
      <w:r w:rsidR="000200E0">
        <w:rPr>
          <w:rFonts w:ascii="Arial" w:eastAsia="Arial" w:hAnsi="Arial" w:cs="Arial"/>
          <w:sz w:val="20"/>
          <w:szCs w:val="20"/>
        </w:rPr>
        <w:t xml:space="preserve">model behaviour as it relies only on </w:t>
      </w:r>
      <w:r w:rsidR="00A1513B">
        <w:rPr>
          <w:rFonts w:ascii="Arial" w:eastAsia="Arial" w:hAnsi="Arial" w:cs="Arial"/>
          <w:sz w:val="20"/>
          <w:szCs w:val="20"/>
        </w:rPr>
        <w:t>predictions rather than ground truth values which arrive on a lagging basis.</w:t>
      </w:r>
    </w:p>
    <w:p w14:paraId="0E16386B" w14:textId="6EF2CA1A" w:rsidR="00B6590E" w:rsidRPr="00FA6726" w:rsidRDefault="0088275A" w:rsidP="21251F0E">
      <w:pPr>
        <w:jc w:val="both"/>
        <w:rPr>
          <w:rFonts w:ascii="Arial" w:eastAsia="Arial" w:hAnsi="Arial" w:cs="Arial"/>
          <w:sz w:val="20"/>
          <w:szCs w:val="20"/>
        </w:rPr>
      </w:pPr>
      <w:r w:rsidRPr="0088275A">
        <w:rPr>
          <w:rFonts w:ascii="Arial" w:eastAsia="Arial" w:hAnsi="Arial" w:cs="Arial"/>
          <w:sz w:val="20"/>
          <w:szCs w:val="20"/>
        </w:rPr>
        <w:drawing>
          <wp:anchor distT="0" distB="0" distL="114300" distR="114300" simplePos="0" relativeHeight="251676160" behindDoc="1" locked="0" layoutInCell="1" allowOverlap="1" wp14:anchorId="1B4745F9" wp14:editId="7F9FDB56">
            <wp:simplePos x="0" y="0"/>
            <wp:positionH relativeFrom="column">
              <wp:posOffset>2369185</wp:posOffset>
            </wp:positionH>
            <wp:positionV relativeFrom="paragraph">
              <wp:posOffset>28575</wp:posOffset>
            </wp:positionV>
            <wp:extent cx="3381375" cy="1796415"/>
            <wp:effectExtent l="0" t="0" r="9525" b="0"/>
            <wp:wrapTight wrapText="bothSides">
              <wp:wrapPolygon edited="0">
                <wp:start x="0" y="0"/>
                <wp:lineTo x="0" y="21302"/>
                <wp:lineTo x="21539" y="21302"/>
                <wp:lineTo x="21539" y="0"/>
                <wp:lineTo x="0" y="0"/>
              </wp:wrapPolygon>
            </wp:wrapTight>
            <wp:docPr id="671879496" name="Picture 1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79496" name="Picture 1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6" t="24222" r="49825" b="59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B4665">
        <w:rPr>
          <w:rFonts w:ascii="Arial" w:eastAsia="Arial" w:hAnsi="Arial" w:cs="Arial"/>
          <w:sz w:val="20"/>
          <w:szCs w:val="20"/>
        </w:rPr>
        <w:t xml:space="preserve">The population distribution of each key variable </w:t>
      </w:r>
      <w:r w:rsidR="00F96D85">
        <w:rPr>
          <w:rFonts w:ascii="Arial" w:eastAsia="Arial" w:hAnsi="Arial" w:cs="Arial"/>
          <w:sz w:val="20"/>
          <w:szCs w:val="20"/>
        </w:rPr>
        <w:t xml:space="preserve">for the prediction snapshot is overlayed against that of the </w:t>
      </w:r>
      <w:r w:rsidR="001B1735">
        <w:rPr>
          <w:rFonts w:ascii="Arial" w:eastAsia="Arial" w:hAnsi="Arial" w:cs="Arial"/>
          <w:sz w:val="20"/>
          <w:szCs w:val="20"/>
        </w:rPr>
        <w:t xml:space="preserve">deployed model’s latest training window snapshot. This allows us to visually observe </w:t>
      </w:r>
      <w:r w:rsidR="003715D5">
        <w:rPr>
          <w:rFonts w:ascii="Arial" w:eastAsia="Arial" w:hAnsi="Arial" w:cs="Arial"/>
          <w:sz w:val="20"/>
          <w:szCs w:val="20"/>
        </w:rPr>
        <w:t>differences in population distribution</w:t>
      </w:r>
      <w:r w:rsidR="009C6601">
        <w:rPr>
          <w:rFonts w:ascii="Arial" w:eastAsia="Arial" w:hAnsi="Arial" w:cs="Arial"/>
          <w:sz w:val="20"/>
          <w:szCs w:val="20"/>
        </w:rPr>
        <w:t xml:space="preserve"> beyond having a single numerical representation for each variable.</w:t>
      </w:r>
      <w:r w:rsidR="00EA71BB">
        <w:rPr>
          <w:rFonts w:ascii="Arial" w:eastAsia="Arial" w:hAnsi="Arial" w:cs="Arial"/>
          <w:sz w:val="20"/>
          <w:szCs w:val="20"/>
        </w:rPr>
        <w:t xml:space="preserve"> A single dashboard </w:t>
      </w:r>
      <w:r w:rsidR="00BB1933">
        <w:rPr>
          <w:rFonts w:ascii="Arial" w:eastAsia="Arial" w:hAnsi="Arial" w:cs="Arial"/>
          <w:sz w:val="20"/>
          <w:szCs w:val="20"/>
        </w:rPr>
        <w:t>provides a consolidated view of all 10 plots along with the actual PSI value – colour coded to represent their severity level</w:t>
      </w:r>
      <w:r w:rsidR="0005032D">
        <w:rPr>
          <w:rFonts w:ascii="Arial" w:eastAsia="Arial" w:hAnsi="Arial" w:cs="Arial"/>
          <w:sz w:val="20"/>
          <w:szCs w:val="20"/>
        </w:rPr>
        <w:t xml:space="preserve"> (</w:t>
      </w:r>
      <w:r w:rsidR="00F65E8E">
        <w:rPr>
          <w:rFonts w:ascii="Arial" w:eastAsia="Arial" w:hAnsi="Arial" w:cs="Arial"/>
          <w:sz w:val="20"/>
          <w:szCs w:val="20"/>
        </w:rPr>
        <w:t xml:space="preserve">red for significant drift </w:t>
      </w:r>
      <w:r w:rsidR="008C750B">
        <w:rPr>
          <w:rFonts w:ascii="Arial" w:eastAsia="Arial" w:hAnsi="Arial" w:cs="Arial"/>
          <w:sz w:val="20"/>
          <w:szCs w:val="20"/>
        </w:rPr>
        <w:t xml:space="preserve">of more than </w:t>
      </w:r>
      <w:r w:rsidR="008D63FE">
        <w:rPr>
          <w:rFonts w:ascii="Arial" w:eastAsia="Arial" w:hAnsi="Arial" w:cs="Arial"/>
          <w:sz w:val="20"/>
          <w:szCs w:val="20"/>
        </w:rPr>
        <w:t>25</w:t>
      </w:r>
      <w:r w:rsidR="008C750B">
        <w:rPr>
          <w:rFonts w:ascii="Arial" w:eastAsia="Arial" w:hAnsi="Arial" w:cs="Arial"/>
          <w:sz w:val="20"/>
          <w:szCs w:val="20"/>
        </w:rPr>
        <w:t>%</w:t>
      </w:r>
      <w:r w:rsidR="008D63FE">
        <w:rPr>
          <w:rFonts w:ascii="Arial" w:eastAsia="Arial" w:hAnsi="Arial" w:cs="Arial"/>
          <w:sz w:val="20"/>
          <w:szCs w:val="20"/>
        </w:rPr>
        <w:t>, orange for moderate drift between 10</w:t>
      </w:r>
      <w:r w:rsidR="008C750B">
        <w:rPr>
          <w:rFonts w:ascii="Arial" w:eastAsia="Arial" w:hAnsi="Arial" w:cs="Arial"/>
          <w:sz w:val="20"/>
          <w:szCs w:val="20"/>
        </w:rPr>
        <w:t>%</w:t>
      </w:r>
      <w:r w:rsidR="008D63FE">
        <w:rPr>
          <w:rFonts w:ascii="Arial" w:eastAsia="Arial" w:hAnsi="Arial" w:cs="Arial"/>
          <w:sz w:val="20"/>
          <w:szCs w:val="20"/>
        </w:rPr>
        <w:t xml:space="preserve"> to 25</w:t>
      </w:r>
      <w:r w:rsidR="008C750B">
        <w:rPr>
          <w:rFonts w:ascii="Arial" w:eastAsia="Arial" w:hAnsi="Arial" w:cs="Arial"/>
          <w:sz w:val="20"/>
          <w:szCs w:val="20"/>
        </w:rPr>
        <w:t>%,</w:t>
      </w:r>
      <w:r w:rsidR="008D63FE">
        <w:rPr>
          <w:rFonts w:ascii="Arial" w:eastAsia="Arial" w:hAnsi="Arial" w:cs="Arial"/>
          <w:sz w:val="20"/>
          <w:szCs w:val="20"/>
        </w:rPr>
        <w:t xml:space="preserve"> and green to indicate stable</w:t>
      </w:r>
      <w:r w:rsidR="008C750B">
        <w:rPr>
          <w:rFonts w:ascii="Arial" w:eastAsia="Arial" w:hAnsi="Arial" w:cs="Arial"/>
          <w:sz w:val="20"/>
          <w:szCs w:val="20"/>
        </w:rPr>
        <w:t xml:space="preserve"> – less than 10% drift.</w:t>
      </w:r>
      <w:r w:rsidRPr="008827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93F49">
        <w:rPr>
          <w:rFonts w:ascii="Arial" w:eastAsia="Arial" w:hAnsi="Arial" w:cs="Arial"/>
          <w:sz w:val="20"/>
          <w:szCs w:val="20"/>
        </w:rPr>
        <w:t>Refer to appendices for sample of full dashboard.</w:t>
      </w:r>
    </w:p>
    <w:p w14:paraId="145ECC54" w14:textId="4D2551EB" w:rsidR="1446B6D6" w:rsidRPr="00FA6726" w:rsidRDefault="2783069B" w:rsidP="00CA739B">
      <w:pPr>
        <w:pStyle w:val="Heading3"/>
        <w:rPr>
          <w:rFonts w:eastAsia="Arial"/>
        </w:rPr>
      </w:pPr>
      <w:r w:rsidRPr="00FA6726">
        <w:t>Airflow Orchestration</w:t>
      </w:r>
    </w:p>
    <w:p w14:paraId="299BD75A" w14:textId="68D23AA2" w:rsidR="003C162E" w:rsidRPr="00FA6726" w:rsidRDefault="43FDD732" w:rsidP="68053EA6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Lastly, the entire pipeline is orchestrated in Airflow with the following setup. </w:t>
      </w:r>
    </w:p>
    <w:p w14:paraId="1F96FD44" w14:textId="66939DF7" w:rsidR="43FDD732" w:rsidRPr="00FA6726" w:rsidRDefault="43FDD732" w:rsidP="68053EA6">
      <w:pPr>
        <w:pStyle w:val="ListParagraph"/>
        <w:numPr>
          <w:ilvl w:val="0"/>
          <w:numId w:val="6"/>
        </w:num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DAG 1: </w:t>
      </w:r>
      <w:proofErr w:type="spellStart"/>
      <w:r w:rsidRPr="00FA6726">
        <w:rPr>
          <w:rFonts w:ascii="Arial" w:eastAsia="Arial" w:hAnsi="Arial" w:cs="Arial"/>
          <w:sz w:val="20"/>
          <w:szCs w:val="20"/>
        </w:rPr>
        <w:t>store_sales_reference_setup</w:t>
      </w:r>
      <w:proofErr w:type="spellEnd"/>
    </w:p>
    <w:p w14:paraId="0C867DD6" w14:textId="352700BF" w:rsidR="43FDD732" w:rsidRPr="00FA6726" w:rsidRDefault="43FDD732" w:rsidP="68053EA6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Schedule</w:t>
      </w:r>
      <w:r w:rsidR="767E260A" w:rsidRPr="00FA6726">
        <w:rPr>
          <w:rFonts w:ascii="Arial" w:eastAsia="Arial" w:hAnsi="Arial" w:cs="Arial"/>
          <w:sz w:val="20"/>
          <w:szCs w:val="20"/>
        </w:rPr>
        <w:t>d</w:t>
      </w:r>
      <w:r w:rsidRPr="00FA6726">
        <w:rPr>
          <w:rFonts w:ascii="Arial" w:eastAsia="Arial" w:hAnsi="Arial" w:cs="Arial"/>
          <w:sz w:val="20"/>
          <w:szCs w:val="20"/>
        </w:rPr>
        <w:t xml:space="preserve"> once </w:t>
      </w:r>
      <w:r w:rsidR="17D9E46E" w:rsidRPr="00FA6726">
        <w:rPr>
          <w:rFonts w:ascii="Arial" w:eastAsia="Arial" w:hAnsi="Arial" w:cs="Arial"/>
          <w:sz w:val="20"/>
          <w:szCs w:val="20"/>
        </w:rPr>
        <w:t xml:space="preserve">as </w:t>
      </w:r>
      <w:r w:rsidRPr="00FA6726">
        <w:rPr>
          <w:rFonts w:ascii="Arial" w:eastAsia="Arial" w:hAnsi="Arial" w:cs="Arial"/>
          <w:sz w:val="20"/>
          <w:szCs w:val="20"/>
        </w:rPr>
        <w:t>one-time initialization</w:t>
      </w:r>
      <w:r w:rsidR="2AFEC235" w:rsidRPr="00FA6726">
        <w:rPr>
          <w:rFonts w:ascii="Arial" w:eastAsia="Arial" w:hAnsi="Arial" w:cs="Arial"/>
          <w:sz w:val="20"/>
          <w:szCs w:val="20"/>
        </w:rPr>
        <w:t xml:space="preserve"> to g</w:t>
      </w:r>
      <w:r w:rsidRPr="00FA6726">
        <w:rPr>
          <w:rFonts w:ascii="Arial" w:eastAsia="Arial" w:hAnsi="Arial" w:cs="Arial"/>
          <w:sz w:val="20"/>
          <w:szCs w:val="20"/>
        </w:rPr>
        <w:t>enerate static reference tables for holiday events and store-family start dates</w:t>
      </w:r>
      <w:r w:rsidR="29098767" w:rsidRPr="00FA6726">
        <w:rPr>
          <w:rFonts w:ascii="Arial" w:eastAsia="Arial" w:hAnsi="Arial" w:cs="Arial"/>
          <w:sz w:val="20"/>
          <w:szCs w:val="20"/>
        </w:rPr>
        <w:t>. It c</w:t>
      </w:r>
      <w:r w:rsidRPr="00FA6726">
        <w:rPr>
          <w:rFonts w:ascii="Arial" w:eastAsia="Arial" w:hAnsi="Arial" w:cs="Arial"/>
          <w:sz w:val="20"/>
          <w:szCs w:val="20"/>
        </w:rPr>
        <w:t>reates lookup tables to eliminate daily joins during feature engineering</w:t>
      </w:r>
      <w:r w:rsidR="139ABF19" w:rsidRPr="00FA6726">
        <w:rPr>
          <w:rFonts w:ascii="Arial" w:eastAsia="Arial" w:hAnsi="Arial" w:cs="Arial"/>
          <w:sz w:val="20"/>
          <w:szCs w:val="20"/>
        </w:rPr>
        <w:t>.</w:t>
      </w:r>
    </w:p>
    <w:p w14:paraId="1AE78083" w14:textId="4CE9A54A" w:rsidR="43FDD732" w:rsidRPr="00FA6726" w:rsidRDefault="43FDD732" w:rsidP="68053EA6">
      <w:pPr>
        <w:pStyle w:val="ListParagraph"/>
        <w:numPr>
          <w:ilvl w:val="0"/>
          <w:numId w:val="11"/>
        </w:num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DAG 2: </w:t>
      </w:r>
      <w:proofErr w:type="spellStart"/>
      <w:r w:rsidRPr="00FA6726">
        <w:rPr>
          <w:rFonts w:ascii="Arial" w:eastAsia="Arial" w:hAnsi="Arial" w:cs="Arial"/>
          <w:sz w:val="20"/>
          <w:szCs w:val="20"/>
        </w:rPr>
        <w:t>store_sales_monthly_pipeline</w:t>
      </w:r>
      <w:proofErr w:type="spellEnd"/>
    </w:p>
    <w:p w14:paraId="4CBE42ED" w14:textId="4B097371" w:rsidR="43FDD732" w:rsidRPr="00FA6726" w:rsidRDefault="2285931D" w:rsidP="68053EA6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Scheduled monthly and sequential to prevent resource contention. It is a linear pipeline </w:t>
      </w:r>
      <w:r w:rsidR="43FDD732" w:rsidRPr="00FA6726">
        <w:rPr>
          <w:rFonts w:ascii="Arial" w:eastAsia="Arial" w:hAnsi="Arial" w:cs="Arial"/>
          <w:sz w:val="20"/>
          <w:szCs w:val="20"/>
        </w:rPr>
        <w:t>bronze → silver → gold → promote → train → inference → registry → monitor</w:t>
      </w:r>
      <w:r w:rsidRPr="00FA6726">
        <w:rPr>
          <w:rFonts w:ascii="Arial" w:eastAsia="Arial" w:hAnsi="Arial" w:cs="Arial"/>
          <w:sz w:val="20"/>
          <w:szCs w:val="20"/>
        </w:rPr>
        <w:t xml:space="preserve">. </w:t>
      </w:r>
      <w:r w:rsidR="43FDD732" w:rsidRPr="00FA6726">
        <w:rPr>
          <w:rFonts w:ascii="Arial" w:hAnsi="Arial" w:cs="Arial"/>
          <w:sz w:val="20"/>
          <w:szCs w:val="20"/>
        </w:rPr>
        <w:br/>
      </w:r>
      <w:r w:rsidR="43FDD732" w:rsidRPr="00FA6726">
        <w:rPr>
          <w:rFonts w:ascii="Arial" w:eastAsia="Arial" w:hAnsi="Arial" w:cs="Arial"/>
          <w:sz w:val="20"/>
          <w:szCs w:val="20"/>
        </w:rPr>
        <w:t xml:space="preserve">Each task is idempotent, enabling safe reruns without data duplication. The linear </w:t>
      </w:r>
      <w:r w:rsidR="43FDD732" w:rsidRPr="00FA6726">
        <w:rPr>
          <w:rFonts w:ascii="Arial" w:eastAsia="Arial" w:hAnsi="Arial" w:cs="Arial"/>
          <w:sz w:val="20"/>
          <w:szCs w:val="20"/>
        </w:rPr>
        <w:lastRenderedPageBreak/>
        <w:t xml:space="preserve">dependency chain ensures data flows through medallion layers before model training, with inference and monitoring executed only after successful deployment. Total pipeline latency averages 3-4 minutes per monthly run, comfortably within the 24-hour business SLA. </w:t>
      </w:r>
    </w:p>
    <w:p w14:paraId="2CB3EA73" w14:textId="679121B6" w:rsidR="22E04905" w:rsidRPr="00FA6726" w:rsidRDefault="64C23CA7" w:rsidP="00012C07">
      <w:pPr>
        <w:pStyle w:val="Heading3"/>
        <w:rPr>
          <w:rFonts w:eastAsia="Arial"/>
        </w:rPr>
      </w:pPr>
      <w:r w:rsidRPr="00FA6726">
        <w:t xml:space="preserve">Limitation and </w:t>
      </w:r>
      <w:r w:rsidR="15CD7EC2" w:rsidRPr="00FA6726">
        <w:t>Future Considerations</w:t>
      </w:r>
    </w:p>
    <w:p w14:paraId="23AB180F" w14:textId="4D7C0678" w:rsidR="00CD005C" w:rsidRDefault="00DC101A" w:rsidP="38890471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Cold Start Handling</w:t>
      </w:r>
      <w:r w:rsidR="00AC7C1A">
        <w:rPr>
          <w:rFonts w:ascii="Arial" w:eastAsia="Arial" w:hAnsi="Arial" w:cs="Arial"/>
          <w:sz w:val="20"/>
          <w:szCs w:val="20"/>
        </w:rPr>
        <w:t xml:space="preserve"> – The addition of stores or product family</w:t>
      </w:r>
      <w:r w:rsidR="00AB7F92">
        <w:rPr>
          <w:rFonts w:ascii="Arial" w:eastAsia="Arial" w:hAnsi="Arial" w:cs="Arial"/>
          <w:sz w:val="20"/>
          <w:szCs w:val="20"/>
        </w:rPr>
        <w:t xml:space="preserve"> over time introduces new store x family combinations which </w:t>
      </w:r>
      <w:r w:rsidR="00FC26B5">
        <w:rPr>
          <w:rFonts w:ascii="Arial" w:eastAsia="Arial" w:hAnsi="Arial" w:cs="Arial"/>
          <w:sz w:val="20"/>
          <w:szCs w:val="20"/>
        </w:rPr>
        <w:t xml:space="preserve">results in </w:t>
      </w:r>
      <w:r w:rsidR="00F32301">
        <w:rPr>
          <w:rFonts w:ascii="Arial" w:eastAsia="Arial" w:hAnsi="Arial" w:cs="Arial"/>
          <w:sz w:val="20"/>
          <w:szCs w:val="20"/>
        </w:rPr>
        <w:t xml:space="preserve">likely </w:t>
      </w:r>
      <w:r w:rsidR="00FC26B5">
        <w:rPr>
          <w:rFonts w:ascii="Arial" w:eastAsia="Arial" w:hAnsi="Arial" w:cs="Arial"/>
          <w:sz w:val="20"/>
          <w:szCs w:val="20"/>
        </w:rPr>
        <w:t xml:space="preserve">no prediction being generated </w:t>
      </w:r>
      <w:r w:rsidR="00F32301">
        <w:rPr>
          <w:rFonts w:ascii="Arial" w:eastAsia="Arial" w:hAnsi="Arial" w:cs="Arial"/>
          <w:sz w:val="20"/>
          <w:szCs w:val="20"/>
        </w:rPr>
        <w:t>for months where new store family pairs were introduced.</w:t>
      </w:r>
      <w:r w:rsidR="002C65D9">
        <w:rPr>
          <w:rFonts w:ascii="Arial" w:eastAsia="Arial" w:hAnsi="Arial" w:cs="Arial"/>
          <w:sz w:val="20"/>
          <w:szCs w:val="20"/>
        </w:rPr>
        <w:t xml:space="preserve"> It may be possible to incorporate indicators or reference tables which helps the model identify the month where </w:t>
      </w:r>
      <w:r w:rsidR="004845FC">
        <w:rPr>
          <w:rFonts w:ascii="Arial" w:eastAsia="Arial" w:hAnsi="Arial" w:cs="Arial"/>
          <w:sz w:val="20"/>
          <w:szCs w:val="20"/>
        </w:rPr>
        <w:t xml:space="preserve">a new product family is being rolled out at a particular store such that </w:t>
      </w:r>
      <w:r w:rsidR="00CD005C" w:rsidRPr="00CD005C">
        <w:rPr>
          <w:rFonts w:ascii="Arial" w:eastAsia="Arial" w:hAnsi="Arial" w:cs="Arial"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254981F8" wp14:editId="432ABDB5">
            <wp:simplePos x="0" y="0"/>
            <wp:positionH relativeFrom="margin">
              <wp:posOffset>2502949</wp:posOffset>
            </wp:positionH>
            <wp:positionV relativeFrom="paragraph">
              <wp:posOffset>352729</wp:posOffset>
            </wp:positionV>
            <wp:extent cx="3314065" cy="1579880"/>
            <wp:effectExtent l="0" t="0" r="635" b="1270"/>
            <wp:wrapTight wrapText="bothSides">
              <wp:wrapPolygon edited="0">
                <wp:start x="0" y="0"/>
                <wp:lineTo x="0" y="21357"/>
                <wp:lineTo x="21480" y="21357"/>
                <wp:lineTo x="21480" y="0"/>
                <wp:lineTo x="0" y="0"/>
              </wp:wrapPolygon>
            </wp:wrapTight>
            <wp:docPr id="903349503" name="Picture 16" descr="A graph with blue lin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A0F27F6-E4EC-032B-2D33-0126F25F30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49503" name="Picture 16" descr="A graph with blue lines&#10;&#10;AI-generated content may be incorrect.">
                      <a:extLst>
                        <a:ext uri="{FF2B5EF4-FFF2-40B4-BE49-F238E27FC236}">
                          <a16:creationId xmlns:a16="http://schemas.microsoft.com/office/drawing/2014/main" id="{CA0F27F6-E4EC-032B-2D33-0126F25F30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5FC">
        <w:rPr>
          <w:rFonts w:ascii="Arial" w:eastAsia="Arial" w:hAnsi="Arial" w:cs="Arial"/>
          <w:sz w:val="20"/>
          <w:szCs w:val="20"/>
        </w:rPr>
        <w:t>predictions could be generated more accurately right from the start.</w:t>
      </w:r>
    </w:p>
    <w:p w14:paraId="3A3BE44A" w14:textId="0DA7CC82" w:rsidR="00CD005C" w:rsidRPr="00AC7C1A" w:rsidRDefault="00CD005C" w:rsidP="38890471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It can be observed that </w:t>
      </w:r>
      <w:r w:rsidR="0093018F">
        <w:rPr>
          <w:rFonts w:ascii="Arial" w:eastAsia="Arial" w:hAnsi="Arial" w:cs="Arial"/>
          <w:sz w:val="20"/>
          <w:szCs w:val="20"/>
        </w:rPr>
        <w:t xml:space="preserve">there are numerous new store x family pairs being introduced during the earlier periods within the dataset which results in </w:t>
      </w:r>
      <w:r w:rsidR="000B4404">
        <w:rPr>
          <w:rFonts w:ascii="Arial" w:eastAsia="Arial" w:hAnsi="Arial" w:cs="Arial"/>
          <w:sz w:val="20"/>
          <w:szCs w:val="20"/>
        </w:rPr>
        <w:t>slight levels of instability in model performance during the earlier iterations</w:t>
      </w:r>
      <w:r w:rsidR="0006677A">
        <w:rPr>
          <w:rFonts w:ascii="Arial" w:eastAsia="Arial" w:hAnsi="Arial" w:cs="Arial"/>
          <w:sz w:val="20"/>
          <w:szCs w:val="20"/>
        </w:rPr>
        <w:t xml:space="preserve">. </w:t>
      </w:r>
      <w:r w:rsidR="00BF2D3B">
        <w:rPr>
          <w:rFonts w:ascii="Arial" w:eastAsia="Arial" w:hAnsi="Arial" w:cs="Arial"/>
          <w:sz w:val="20"/>
          <w:szCs w:val="20"/>
        </w:rPr>
        <w:t>However,</w:t>
      </w:r>
      <w:r w:rsidR="0006677A">
        <w:rPr>
          <w:rFonts w:ascii="Arial" w:eastAsia="Arial" w:hAnsi="Arial" w:cs="Arial"/>
          <w:sz w:val="20"/>
          <w:szCs w:val="20"/>
        </w:rPr>
        <w:t xml:space="preserve"> this is partially mitigated with the monthly retraining and automatic redeployment </w:t>
      </w:r>
      <w:r w:rsidR="00012C07">
        <w:rPr>
          <w:rFonts w:ascii="Arial" w:eastAsia="Arial" w:hAnsi="Arial" w:cs="Arial"/>
          <w:sz w:val="20"/>
          <w:szCs w:val="20"/>
        </w:rPr>
        <w:t>setup that was implemented in our pipeline.</w:t>
      </w:r>
    </w:p>
    <w:p w14:paraId="6619E776" w14:textId="7C777DC5" w:rsidR="7809A5EC" w:rsidRPr="00FA6726" w:rsidRDefault="016764E3" w:rsidP="38890471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b/>
          <w:bCs/>
          <w:sz w:val="20"/>
          <w:szCs w:val="20"/>
        </w:rPr>
        <w:t>Scalability</w:t>
      </w:r>
      <w:r w:rsidR="00723AEF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FA6726">
        <w:rPr>
          <w:rFonts w:ascii="Arial" w:eastAsia="Arial" w:hAnsi="Arial" w:cs="Arial"/>
          <w:sz w:val="20"/>
          <w:szCs w:val="20"/>
        </w:rPr>
        <w:t xml:space="preserve">- </w:t>
      </w:r>
      <w:r w:rsidR="0D149C3F" w:rsidRPr="00FA6726">
        <w:rPr>
          <w:rFonts w:ascii="Arial" w:eastAsia="Arial" w:hAnsi="Arial" w:cs="Arial"/>
          <w:sz w:val="20"/>
          <w:szCs w:val="20"/>
        </w:rPr>
        <w:t>The</w:t>
      </w:r>
      <w:r w:rsidR="61A0128D" w:rsidRPr="00FA6726">
        <w:rPr>
          <w:rFonts w:ascii="Arial" w:eastAsia="Arial" w:hAnsi="Arial" w:cs="Arial"/>
          <w:sz w:val="20"/>
          <w:szCs w:val="20"/>
        </w:rPr>
        <w:t xml:space="preserve"> current local file-based architecture limits dataset scalability to single-machine memory (~100GB) and prevents distributed processing for larger store networks or daily-granularity forecasts. Cloud deployment is essential for expanding beyond the 54-store pilot to enterprise-scale retail chains. </w:t>
      </w:r>
    </w:p>
    <w:p w14:paraId="706B2EBC" w14:textId="7DF55A16" w:rsidR="7809A5EC" w:rsidRPr="00FA6726" w:rsidRDefault="010D9745" w:rsidP="01415E7B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b/>
          <w:bCs/>
          <w:sz w:val="20"/>
          <w:szCs w:val="20"/>
        </w:rPr>
        <w:t>Explainability</w:t>
      </w:r>
      <w:r w:rsidR="00723AEF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FA6726">
        <w:rPr>
          <w:rFonts w:ascii="Arial" w:eastAsia="Arial" w:hAnsi="Arial" w:cs="Arial"/>
          <w:sz w:val="20"/>
          <w:szCs w:val="20"/>
        </w:rPr>
        <w:t xml:space="preserve">- </w:t>
      </w:r>
      <w:r w:rsidR="2908042F" w:rsidRPr="00FA6726">
        <w:rPr>
          <w:rFonts w:ascii="Arial" w:eastAsia="Arial" w:hAnsi="Arial" w:cs="Arial"/>
          <w:sz w:val="20"/>
          <w:szCs w:val="20"/>
        </w:rPr>
        <w:t>The</w:t>
      </w:r>
      <w:r w:rsidR="4F3DE139" w:rsidRPr="00FA6726">
        <w:rPr>
          <w:rFonts w:ascii="Arial" w:eastAsia="Arial" w:hAnsi="Arial" w:cs="Arial"/>
          <w:sz w:val="20"/>
          <w:szCs w:val="20"/>
        </w:rPr>
        <w:t xml:space="preserve"> current system</w:t>
      </w:r>
      <w:r w:rsidR="2908042F" w:rsidRPr="00FA6726">
        <w:rPr>
          <w:rFonts w:ascii="Arial" w:eastAsia="Arial" w:hAnsi="Arial" w:cs="Arial"/>
          <w:sz w:val="20"/>
          <w:szCs w:val="20"/>
        </w:rPr>
        <w:t xml:space="preserve"> also</w:t>
      </w:r>
      <w:r w:rsidR="4F3DE139" w:rsidRPr="00FA6726">
        <w:rPr>
          <w:rFonts w:ascii="Arial" w:eastAsia="Arial" w:hAnsi="Arial" w:cs="Arial"/>
          <w:sz w:val="20"/>
          <w:szCs w:val="20"/>
        </w:rPr>
        <w:t xml:space="preserve"> lacks prediction-level explainability (stakeholders see forecasts without understanding drivers), risking unexpected </w:t>
      </w:r>
      <w:r w:rsidR="6296E653" w:rsidRPr="00FA6726">
        <w:rPr>
          <w:rFonts w:ascii="Arial" w:eastAsia="Arial" w:hAnsi="Arial" w:cs="Arial"/>
          <w:sz w:val="20"/>
          <w:szCs w:val="20"/>
        </w:rPr>
        <w:t>behaviour</w:t>
      </w:r>
      <w:r w:rsidR="4F3DE139" w:rsidRPr="00FA6726">
        <w:rPr>
          <w:rFonts w:ascii="Arial" w:eastAsia="Arial" w:hAnsi="Arial" w:cs="Arial"/>
          <w:sz w:val="20"/>
          <w:szCs w:val="20"/>
        </w:rPr>
        <w:t xml:space="preserve"> on edge cases. </w:t>
      </w:r>
      <w:r w:rsidR="2908042F" w:rsidRPr="00FA6726">
        <w:rPr>
          <w:rFonts w:ascii="Arial" w:eastAsia="Arial" w:hAnsi="Arial" w:cs="Arial"/>
          <w:sz w:val="20"/>
          <w:szCs w:val="20"/>
        </w:rPr>
        <w:t>For future deployment, the pipeline shall in</w:t>
      </w:r>
      <w:r w:rsidR="1EA6C346" w:rsidRPr="00FA6726">
        <w:rPr>
          <w:rFonts w:ascii="Arial" w:eastAsia="Arial" w:hAnsi="Arial" w:cs="Arial"/>
          <w:sz w:val="20"/>
          <w:szCs w:val="20"/>
        </w:rPr>
        <w:t>tegrat</w:t>
      </w:r>
      <w:r w:rsidR="2908042F" w:rsidRPr="00FA6726">
        <w:rPr>
          <w:rFonts w:ascii="Arial" w:eastAsia="Arial" w:hAnsi="Arial" w:cs="Arial"/>
          <w:sz w:val="20"/>
          <w:szCs w:val="20"/>
        </w:rPr>
        <w:t>e</w:t>
      </w:r>
      <w:r w:rsidR="4F3DE139" w:rsidRPr="00FA6726">
        <w:rPr>
          <w:rFonts w:ascii="Arial" w:eastAsia="Arial" w:hAnsi="Arial" w:cs="Arial"/>
          <w:sz w:val="20"/>
          <w:szCs w:val="20"/>
        </w:rPr>
        <w:t xml:space="preserve"> SHAP values </w:t>
      </w:r>
      <w:r w:rsidR="2908042F" w:rsidRPr="00FA6726">
        <w:rPr>
          <w:rFonts w:ascii="Arial" w:eastAsia="Arial" w:hAnsi="Arial" w:cs="Arial"/>
          <w:sz w:val="20"/>
          <w:szCs w:val="20"/>
        </w:rPr>
        <w:t>with</w:t>
      </w:r>
      <w:r w:rsidR="4F3DE139" w:rsidRPr="00FA6726">
        <w:rPr>
          <w:rFonts w:ascii="Arial" w:eastAsia="Arial" w:hAnsi="Arial" w:cs="Arial"/>
          <w:sz w:val="20"/>
          <w:szCs w:val="20"/>
        </w:rPr>
        <w:t xml:space="preserve"> feature contribution breakdowns (e.g., "20% of this forecast driven by holiday events, 35% by L3M sales trend"), building stakeholder trust in ML decisions. </w:t>
      </w:r>
    </w:p>
    <w:p w14:paraId="7B894E33" w14:textId="06CA9B97" w:rsidR="05A8E481" w:rsidRPr="00FA6726" w:rsidRDefault="55B9D463" w:rsidP="00012C07">
      <w:pPr>
        <w:pStyle w:val="Heading3"/>
        <w:rPr>
          <w:rFonts w:eastAsia="Arial"/>
        </w:rPr>
      </w:pPr>
      <w:r w:rsidRPr="00FA6726">
        <w:t>Conclusion</w:t>
      </w:r>
    </w:p>
    <w:p w14:paraId="0395BD98" w14:textId="4E86CF99" w:rsidR="7809A5EC" w:rsidRPr="00FA6726" w:rsidRDefault="55B9D463" w:rsidP="68053EA6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Overall, t</w:t>
      </w:r>
      <w:r w:rsidR="7809A5EC" w:rsidRPr="00FA6726">
        <w:rPr>
          <w:rFonts w:ascii="Arial" w:eastAsia="Arial" w:hAnsi="Arial" w:cs="Arial"/>
          <w:sz w:val="20"/>
          <w:szCs w:val="20"/>
        </w:rPr>
        <w:t xml:space="preserve">his ML pipeline demonstrates production-grade </w:t>
      </w:r>
      <w:proofErr w:type="spellStart"/>
      <w:r w:rsidR="7809A5EC" w:rsidRPr="00FA6726">
        <w:rPr>
          <w:rFonts w:ascii="Arial" w:eastAsia="Arial" w:hAnsi="Arial" w:cs="Arial"/>
          <w:sz w:val="20"/>
          <w:szCs w:val="20"/>
        </w:rPr>
        <w:t>MLOps</w:t>
      </w:r>
      <w:proofErr w:type="spellEnd"/>
      <w:r w:rsidR="7809A5EC" w:rsidRPr="00FA6726">
        <w:rPr>
          <w:rFonts w:ascii="Arial" w:eastAsia="Arial" w:hAnsi="Arial" w:cs="Arial"/>
          <w:sz w:val="20"/>
          <w:szCs w:val="20"/>
        </w:rPr>
        <w:t xml:space="preserve"> practices through automated workflows, rigorous data quality controls, and proactive monitoring. The medallion architecture ensures progressive data refinement from raw CSV to ML-ready features, while the 24-month rolling window training strategy balances seasonality capture with recency. Conservative deployment logic—promoting models only on breach conditions—prioritizes operational stability over model recency, preventing churn from statistical noise. Key Achievements:</w:t>
      </w:r>
    </w:p>
    <w:p w14:paraId="08F80617" w14:textId="3E625705" w:rsidR="7809A5EC" w:rsidRPr="00FA6726" w:rsidRDefault="7809A5EC" w:rsidP="68053EA6">
      <w:pPr>
        <w:pStyle w:val="ListParagraph"/>
        <w:numPr>
          <w:ilvl w:val="0"/>
          <w:numId w:val="7"/>
        </w:num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End-to-end automation: 55 monthly backfills executing bronze → silver → gold → train → deploy → monitor pipeline</w:t>
      </w:r>
    </w:p>
    <w:p w14:paraId="5E92ECD4" w14:textId="4D850722" w:rsidR="7809A5EC" w:rsidRPr="00FA6726" w:rsidRDefault="7809A5EC" w:rsidP="68053EA6">
      <w:pPr>
        <w:pStyle w:val="ListParagraph"/>
        <w:numPr>
          <w:ilvl w:val="0"/>
          <w:numId w:val="7"/>
        </w:num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Robust evaluation: Train/Val/Test/OOT splits with R² &gt; 0.90 performance on out-of-time data</w:t>
      </w:r>
    </w:p>
    <w:p w14:paraId="63CA7896" w14:textId="1FFADF7C" w:rsidR="7809A5EC" w:rsidRPr="00FA6726" w:rsidRDefault="7809A5EC" w:rsidP="68053EA6">
      <w:pPr>
        <w:pStyle w:val="ListParagraph"/>
        <w:numPr>
          <w:ilvl w:val="0"/>
          <w:numId w:val="7"/>
        </w:num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>Proactive monitoring: PSI/CSI drift detection and multi-metric breach thresholds triggering auto-redeployment</w:t>
      </w:r>
    </w:p>
    <w:p w14:paraId="2DB061FA" w14:textId="26231DA2" w:rsidR="7809A5EC" w:rsidRPr="00FA6726" w:rsidRDefault="7809A5EC" w:rsidP="68053EA6">
      <w:pPr>
        <w:pStyle w:val="ListParagraph"/>
        <w:numPr>
          <w:ilvl w:val="0"/>
          <w:numId w:val="7"/>
        </w:num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Reproducibility: </w:t>
      </w:r>
      <w:proofErr w:type="spellStart"/>
      <w:r w:rsidRPr="00FA6726">
        <w:rPr>
          <w:rFonts w:ascii="Arial" w:eastAsia="Arial" w:hAnsi="Arial" w:cs="Arial"/>
          <w:sz w:val="20"/>
          <w:szCs w:val="20"/>
        </w:rPr>
        <w:t>Dockerized</w:t>
      </w:r>
      <w:proofErr w:type="spellEnd"/>
      <w:r w:rsidRPr="00FA6726">
        <w:rPr>
          <w:rFonts w:ascii="Arial" w:eastAsia="Arial" w:hAnsi="Arial" w:cs="Arial"/>
          <w:sz w:val="20"/>
          <w:szCs w:val="20"/>
        </w:rPr>
        <w:t xml:space="preserve"> environment, configuration-as-code (YAML), and comprehensive model registry</w:t>
      </w:r>
    </w:p>
    <w:p w14:paraId="3FB8F24F" w14:textId="43C68C8B" w:rsidR="70056779" w:rsidRDefault="7809A5EC" w:rsidP="68053EA6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FA6726">
        <w:rPr>
          <w:rFonts w:ascii="Arial" w:eastAsia="Arial" w:hAnsi="Arial" w:cs="Arial"/>
          <w:sz w:val="20"/>
          <w:szCs w:val="20"/>
        </w:rPr>
        <w:t xml:space="preserve">Business Impact: The system enables inventory managers to trust monthly forecasts for procurement planning (R² &gt; 0.90 explains 90%+ sales variance), reduces manual forecasting effort across 1,782 store-family combinations, and provides transparency through drift dashboards and performance reports. </w:t>
      </w:r>
    </w:p>
    <w:p w14:paraId="5C874EFF" w14:textId="77777777" w:rsidR="000F69C4" w:rsidRDefault="000F69C4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 w:type="page"/>
      </w:r>
    </w:p>
    <w:p w14:paraId="3C8F98A8" w14:textId="77777777" w:rsidR="000F69C4" w:rsidRDefault="000F69C4" w:rsidP="000F69C4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Appendix:</w:t>
      </w:r>
    </w:p>
    <w:p w14:paraId="1FDDB808" w14:textId="68206869" w:rsidR="000E61EF" w:rsidRDefault="000E61EF" w:rsidP="000F69C4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Drift dashboard</w:t>
      </w:r>
    </w:p>
    <w:p w14:paraId="21F9EDC1" w14:textId="3E526C5F" w:rsidR="00AD3490" w:rsidRDefault="00AD3490" w:rsidP="000F69C4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 w:rsidRPr="00AD3490">
        <w:rPr>
          <w:rFonts w:ascii="Arial" w:eastAsia="Arial" w:hAnsi="Arial" w:cs="Arial"/>
          <w:sz w:val="20"/>
          <w:szCs w:val="20"/>
        </w:rPr>
        <w:drawing>
          <wp:inline distT="0" distB="0" distL="0" distR="0" wp14:anchorId="0981AEDB" wp14:editId="2004BCF0">
            <wp:extent cx="5066665" cy="8143240"/>
            <wp:effectExtent l="0" t="0" r="635" b="0"/>
            <wp:docPr id="717390329" name="Picture 1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90329" name="Picture 15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665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6CEBD" w14:textId="09DF7E4A" w:rsidR="000E61EF" w:rsidRDefault="000C6F51" w:rsidP="000F69C4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Monitoring Artefacts:</w:t>
      </w:r>
    </w:p>
    <w:p w14:paraId="3F0116A9" w14:textId="74FF5F2E" w:rsidR="000C6F51" w:rsidRDefault="000C6F51" w:rsidP="000F69C4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object w:dxaOrig="1520" w:dyaOrig="985" w14:anchorId="5292C38B">
          <v:shape id="_x0000_i1056" type="#_x0000_t75" style="width:75.75pt;height:49.45pt" o:ole="">
            <v:imagedata r:id="rId20" o:title=""/>
          </v:shape>
          <o:OLEObject Type="Embed" ProgID="Package" ShapeID="_x0000_i1056" DrawAspect="Icon" ObjectID="_1824056337" r:id="rId21"/>
        </w:object>
      </w:r>
      <w:r>
        <w:rPr>
          <w:rFonts w:ascii="Arial" w:eastAsia="Arial" w:hAnsi="Arial" w:cs="Arial"/>
          <w:sz w:val="20"/>
          <w:szCs w:val="20"/>
        </w:rPr>
        <w:object w:dxaOrig="1520" w:dyaOrig="985" w14:anchorId="33A2C1B2">
          <v:shape id="_x0000_i1059" type="#_x0000_t75" style="width:75.75pt;height:49.45pt" o:ole="">
            <v:imagedata r:id="rId22" o:title=""/>
          </v:shape>
          <o:OLEObject Type="Embed" ProgID="Package" ShapeID="_x0000_i1059" DrawAspect="Icon" ObjectID="_1824056338" r:id="rId23"/>
        </w:object>
      </w:r>
      <w:r w:rsidR="004871A6">
        <w:rPr>
          <w:rFonts w:ascii="Arial" w:eastAsia="Arial" w:hAnsi="Arial" w:cs="Arial"/>
          <w:sz w:val="20"/>
          <w:szCs w:val="20"/>
        </w:rPr>
        <w:object w:dxaOrig="1520" w:dyaOrig="985" w14:anchorId="03F34D2B">
          <v:shape id="_x0000_i1060" type="#_x0000_t75" style="width:75.75pt;height:49.45pt" o:ole="">
            <v:imagedata r:id="rId24" o:title=""/>
          </v:shape>
          <o:OLEObject Type="Embed" ProgID="Package" ShapeID="_x0000_i1060" DrawAspect="Icon" ObjectID="_1824056339" r:id="rId25"/>
        </w:object>
      </w:r>
    </w:p>
    <w:p w14:paraId="7512FA5F" w14:textId="3E3AC629" w:rsidR="004871A6" w:rsidRDefault="004871A6" w:rsidP="000F69C4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Model Registry:</w:t>
      </w:r>
    </w:p>
    <w:p w14:paraId="3BE047F0" w14:textId="4C710CDD" w:rsidR="004871A6" w:rsidRDefault="004871A6" w:rsidP="000F69C4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object w:dxaOrig="1520" w:dyaOrig="985" w14:anchorId="28076715">
          <v:shape id="_x0000_i1061" type="#_x0000_t75" style="width:75.75pt;height:49.45pt" o:ole="">
            <v:imagedata r:id="rId26" o:title=""/>
          </v:shape>
          <o:OLEObject Type="Embed" ProgID="Excel.SheetMacroEnabled.12" ShapeID="_x0000_i1061" DrawAspect="Icon" ObjectID="_1824056340" r:id="rId27"/>
        </w:object>
      </w:r>
    </w:p>
    <w:p w14:paraId="4584867E" w14:textId="0D67665E" w:rsidR="00245C8E" w:rsidRDefault="00245C8E" w:rsidP="000F69C4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Monthly Prediction:</w:t>
      </w:r>
    </w:p>
    <w:p w14:paraId="63ABCCE0" w14:textId="5BBF5CBA" w:rsidR="00245C8E" w:rsidRPr="00FA6726" w:rsidRDefault="00245C8E" w:rsidP="000F69C4">
      <w:pPr>
        <w:tabs>
          <w:tab w:val="left" w:pos="3781"/>
        </w:tabs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object w:dxaOrig="1520" w:dyaOrig="985" w14:anchorId="57553332">
          <v:shape id="_x0000_i1062" type="#_x0000_t75" style="width:75.75pt;height:49.45pt" o:ole="">
            <v:imagedata r:id="rId28" o:title=""/>
          </v:shape>
          <o:OLEObject Type="Embed" ProgID="Excel.SheetMacroEnabled.12" ShapeID="_x0000_i1062" DrawAspect="Icon" ObjectID="_1824056341" r:id="rId29"/>
        </w:object>
      </w:r>
    </w:p>
    <w:sectPr w:rsidR="00245C8E" w:rsidRPr="00FA6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ABC4"/>
    <w:multiLevelType w:val="hybridMultilevel"/>
    <w:tmpl w:val="FFFFFFFF"/>
    <w:lvl w:ilvl="0" w:tplc="ADD8C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022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5CE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63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0AFF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E7A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E6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1CD4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B3438"/>
    <w:multiLevelType w:val="multilevel"/>
    <w:tmpl w:val="F234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4715"/>
    <w:multiLevelType w:val="multilevel"/>
    <w:tmpl w:val="55D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C2530"/>
    <w:multiLevelType w:val="hybridMultilevel"/>
    <w:tmpl w:val="D876C3EC"/>
    <w:lvl w:ilvl="0" w:tplc="FAC609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8851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CE9B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0EC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4C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1E64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30F1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36FC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B88A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F73D0"/>
    <w:multiLevelType w:val="hybridMultilevel"/>
    <w:tmpl w:val="7D98939A"/>
    <w:lvl w:ilvl="0" w:tplc="4BDCB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1C7E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54D4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6C1E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A01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4813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548C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AD5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D082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D2DC"/>
    <w:multiLevelType w:val="hybridMultilevel"/>
    <w:tmpl w:val="FFFFFFFF"/>
    <w:lvl w:ilvl="0" w:tplc="3E3C0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CA6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07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6E2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D07B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9E6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025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702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469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F09DE"/>
    <w:multiLevelType w:val="hybridMultilevel"/>
    <w:tmpl w:val="6A800CE8"/>
    <w:lvl w:ilvl="0" w:tplc="AEE04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3ABC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F272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FC5C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72DC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26E8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8A0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1266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224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81B80"/>
    <w:multiLevelType w:val="hybridMultilevel"/>
    <w:tmpl w:val="FFFFFFFF"/>
    <w:lvl w:ilvl="0" w:tplc="F0905534">
      <w:start w:val="1"/>
      <w:numFmt w:val="decimal"/>
      <w:lvlText w:val="%1."/>
      <w:lvlJc w:val="left"/>
      <w:pPr>
        <w:ind w:left="720" w:hanging="360"/>
      </w:pPr>
    </w:lvl>
    <w:lvl w:ilvl="1" w:tplc="2A86C1B4">
      <w:start w:val="1"/>
      <w:numFmt w:val="lowerLetter"/>
      <w:lvlText w:val="%2."/>
      <w:lvlJc w:val="left"/>
      <w:pPr>
        <w:ind w:left="1440" w:hanging="360"/>
      </w:pPr>
    </w:lvl>
    <w:lvl w:ilvl="2" w:tplc="AED23B5A">
      <w:start w:val="1"/>
      <w:numFmt w:val="lowerRoman"/>
      <w:lvlText w:val="%3."/>
      <w:lvlJc w:val="right"/>
      <w:pPr>
        <w:ind w:left="2160" w:hanging="180"/>
      </w:pPr>
    </w:lvl>
    <w:lvl w:ilvl="3" w:tplc="70C6EAD0">
      <w:start w:val="1"/>
      <w:numFmt w:val="decimal"/>
      <w:lvlText w:val="%4."/>
      <w:lvlJc w:val="left"/>
      <w:pPr>
        <w:ind w:left="2880" w:hanging="360"/>
      </w:pPr>
    </w:lvl>
    <w:lvl w:ilvl="4" w:tplc="B29A2DAE">
      <w:start w:val="1"/>
      <w:numFmt w:val="lowerLetter"/>
      <w:lvlText w:val="%5."/>
      <w:lvlJc w:val="left"/>
      <w:pPr>
        <w:ind w:left="3600" w:hanging="360"/>
      </w:pPr>
    </w:lvl>
    <w:lvl w:ilvl="5" w:tplc="F774DBCC">
      <w:start w:val="1"/>
      <w:numFmt w:val="lowerRoman"/>
      <w:lvlText w:val="%6."/>
      <w:lvlJc w:val="right"/>
      <w:pPr>
        <w:ind w:left="4320" w:hanging="180"/>
      </w:pPr>
    </w:lvl>
    <w:lvl w:ilvl="6" w:tplc="A5620B10">
      <w:start w:val="1"/>
      <w:numFmt w:val="decimal"/>
      <w:lvlText w:val="%7."/>
      <w:lvlJc w:val="left"/>
      <w:pPr>
        <w:ind w:left="5040" w:hanging="360"/>
      </w:pPr>
    </w:lvl>
    <w:lvl w:ilvl="7" w:tplc="A496A660">
      <w:start w:val="1"/>
      <w:numFmt w:val="lowerLetter"/>
      <w:lvlText w:val="%8."/>
      <w:lvlJc w:val="left"/>
      <w:pPr>
        <w:ind w:left="5760" w:hanging="360"/>
      </w:pPr>
    </w:lvl>
    <w:lvl w:ilvl="8" w:tplc="20F84CF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7AB12F"/>
    <w:multiLevelType w:val="hybridMultilevel"/>
    <w:tmpl w:val="FFFFFFFF"/>
    <w:lvl w:ilvl="0" w:tplc="24005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147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7CEA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04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EC5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02B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D0A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02B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FCC1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A87022"/>
    <w:multiLevelType w:val="hybridMultilevel"/>
    <w:tmpl w:val="32069B3E"/>
    <w:lvl w:ilvl="0" w:tplc="A70035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6F0A7C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652720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FC0DF9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3F4242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41C3A5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AE6EB6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13C10F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4889FE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B56E43"/>
    <w:multiLevelType w:val="hybridMultilevel"/>
    <w:tmpl w:val="AF04B3F6"/>
    <w:lvl w:ilvl="0" w:tplc="857AFE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1E1E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122B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B8AE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6CF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0AAE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A2A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5414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0015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C273C"/>
    <w:multiLevelType w:val="hybridMultilevel"/>
    <w:tmpl w:val="C450B5BE"/>
    <w:lvl w:ilvl="0" w:tplc="10B670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7AF0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A8B3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C841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003E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2E52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568D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21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3849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4DD43"/>
    <w:multiLevelType w:val="hybridMultilevel"/>
    <w:tmpl w:val="FFFFFFFF"/>
    <w:lvl w:ilvl="0" w:tplc="AA88A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423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108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74A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20F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4C4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E7F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5A9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386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CAC4AE"/>
    <w:multiLevelType w:val="hybridMultilevel"/>
    <w:tmpl w:val="FFFFFFFF"/>
    <w:lvl w:ilvl="0" w:tplc="73D63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4EF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D2D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907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263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45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589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AC2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52F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8620F1"/>
    <w:multiLevelType w:val="multilevel"/>
    <w:tmpl w:val="081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B7F15"/>
    <w:multiLevelType w:val="hybridMultilevel"/>
    <w:tmpl w:val="FFFFFFFF"/>
    <w:lvl w:ilvl="0" w:tplc="E74CD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90A0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87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66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3CB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0A6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E2F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663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766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CD0A14"/>
    <w:multiLevelType w:val="hybridMultilevel"/>
    <w:tmpl w:val="FFFFFFFF"/>
    <w:lvl w:ilvl="0" w:tplc="A4EEA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82F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A0B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C21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664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69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6A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26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8C1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324736">
    <w:abstractNumId w:val="10"/>
  </w:num>
  <w:num w:numId="2" w16cid:durableId="1577282733">
    <w:abstractNumId w:val="1"/>
  </w:num>
  <w:num w:numId="3" w16cid:durableId="160052449">
    <w:abstractNumId w:val="11"/>
  </w:num>
  <w:num w:numId="4" w16cid:durableId="1703242233">
    <w:abstractNumId w:val="6"/>
  </w:num>
  <w:num w:numId="5" w16cid:durableId="1752194658">
    <w:abstractNumId w:val="12"/>
  </w:num>
  <w:num w:numId="6" w16cid:durableId="1760054670">
    <w:abstractNumId w:val="15"/>
  </w:num>
  <w:num w:numId="7" w16cid:durableId="1923686042">
    <w:abstractNumId w:val="5"/>
  </w:num>
  <w:num w:numId="8" w16cid:durableId="1970554739">
    <w:abstractNumId w:val="16"/>
  </w:num>
  <w:num w:numId="9" w16cid:durableId="342628841">
    <w:abstractNumId w:val="8"/>
  </w:num>
  <w:num w:numId="10" w16cid:durableId="423765399">
    <w:abstractNumId w:val="13"/>
  </w:num>
  <w:num w:numId="11" w16cid:durableId="541484750">
    <w:abstractNumId w:val="0"/>
  </w:num>
  <w:num w:numId="12" w16cid:durableId="546599659">
    <w:abstractNumId w:val="14"/>
  </w:num>
  <w:num w:numId="13" w16cid:durableId="745882982">
    <w:abstractNumId w:val="7"/>
  </w:num>
  <w:num w:numId="14" w16cid:durableId="870188878">
    <w:abstractNumId w:val="9"/>
  </w:num>
  <w:num w:numId="15" w16cid:durableId="91165264">
    <w:abstractNumId w:val="4"/>
  </w:num>
  <w:num w:numId="16" w16cid:durableId="974874748">
    <w:abstractNumId w:val="3"/>
  </w:num>
  <w:num w:numId="17" w16cid:durableId="98839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53"/>
    <w:rsid w:val="0000038C"/>
    <w:rsid w:val="00006B61"/>
    <w:rsid w:val="00012C07"/>
    <w:rsid w:val="00016DF2"/>
    <w:rsid w:val="000200E0"/>
    <w:rsid w:val="00023FB2"/>
    <w:rsid w:val="0002544D"/>
    <w:rsid w:val="00025F30"/>
    <w:rsid w:val="0002630C"/>
    <w:rsid w:val="00030268"/>
    <w:rsid w:val="00030B97"/>
    <w:rsid w:val="00034798"/>
    <w:rsid w:val="00035BA6"/>
    <w:rsid w:val="00035DFB"/>
    <w:rsid w:val="000377DF"/>
    <w:rsid w:val="000430DF"/>
    <w:rsid w:val="000449BE"/>
    <w:rsid w:val="00045931"/>
    <w:rsid w:val="000476D4"/>
    <w:rsid w:val="0005032D"/>
    <w:rsid w:val="00050D45"/>
    <w:rsid w:val="00052AF5"/>
    <w:rsid w:val="000534EA"/>
    <w:rsid w:val="00053C71"/>
    <w:rsid w:val="00054D0C"/>
    <w:rsid w:val="00055436"/>
    <w:rsid w:val="000556B1"/>
    <w:rsid w:val="00057EE1"/>
    <w:rsid w:val="00061695"/>
    <w:rsid w:val="00065B82"/>
    <w:rsid w:val="0006677A"/>
    <w:rsid w:val="000717F7"/>
    <w:rsid w:val="000742CB"/>
    <w:rsid w:val="00077490"/>
    <w:rsid w:val="000806C3"/>
    <w:rsid w:val="00081521"/>
    <w:rsid w:val="0008201E"/>
    <w:rsid w:val="00086AE0"/>
    <w:rsid w:val="00090B07"/>
    <w:rsid w:val="00090ECA"/>
    <w:rsid w:val="00091EDD"/>
    <w:rsid w:val="00092F6B"/>
    <w:rsid w:val="000930AF"/>
    <w:rsid w:val="0009324A"/>
    <w:rsid w:val="0009343E"/>
    <w:rsid w:val="000935F5"/>
    <w:rsid w:val="0009426F"/>
    <w:rsid w:val="000A1D1D"/>
    <w:rsid w:val="000A4777"/>
    <w:rsid w:val="000A6BB5"/>
    <w:rsid w:val="000A78FE"/>
    <w:rsid w:val="000B17AE"/>
    <w:rsid w:val="000B38EF"/>
    <w:rsid w:val="000B4141"/>
    <w:rsid w:val="000B4404"/>
    <w:rsid w:val="000B4923"/>
    <w:rsid w:val="000C30F1"/>
    <w:rsid w:val="000C316C"/>
    <w:rsid w:val="000C393E"/>
    <w:rsid w:val="000C4385"/>
    <w:rsid w:val="000C4BDF"/>
    <w:rsid w:val="000C6F51"/>
    <w:rsid w:val="000C7030"/>
    <w:rsid w:val="000D0583"/>
    <w:rsid w:val="000D123D"/>
    <w:rsid w:val="000D31BF"/>
    <w:rsid w:val="000D3D9B"/>
    <w:rsid w:val="000D54B0"/>
    <w:rsid w:val="000D6442"/>
    <w:rsid w:val="000E0EE2"/>
    <w:rsid w:val="000E3203"/>
    <w:rsid w:val="000E323D"/>
    <w:rsid w:val="000E3A3E"/>
    <w:rsid w:val="000E4E39"/>
    <w:rsid w:val="000E61EF"/>
    <w:rsid w:val="000E6734"/>
    <w:rsid w:val="000E7A81"/>
    <w:rsid w:val="000E7AD3"/>
    <w:rsid w:val="000E7D35"/>
    <w:rsid w:val="000F0F10"/>
    <w:rsid w:val="000F29E7"/>
    <w:rsid w:val="000F3205"/>
    <w:rsid w:val="000F40C9"/>
    <w:rsid w:val="000F4AEC"/>
    <w:rsid w:val="000F512E"/>
    <w:rsid w:val="000F6695"/>
    <w:rsid w:val="000F69C4"/>
    <w:rsid w:val="000F71D8"/>
    <w:rsid w:val="001001B5"/>
    <w:rsid w:val="001037B3"/>
    <w:rsid w:val="00104D34"/>
    <w:rsid w:val="00106EA0"/>
    <w:rsid w:val="00107013"/>
    <w:rsid w:val="00110372"/>
    <w:rsid w:val="0011393F"/>
    <w:rsid w:val="00116E37"/>
    <w:rsid w:val="001170A6"/>
    <w:rsid w:val="00120ACC"/>
    <w:rsid w:val="00121E72"/>
    <w:rsid w:val="00124E8E"/>
    <w:rsid w:val="0013371B"/>
    <w:rsid w:val="00134FC1"/>
    <w:rsid w:val="0013553A"/>
    <w:rsid w:val="001357F8"/>
    <w:rsid w:val="00135DB4"/>
    <w:rsid w:val="00136C19"/>
    <w:rsid w:val="00140A7C"/>
    <w:rsid w:val="00140D2E"/>
    <w:rsid w:val="00153E8C"/>
    <w:rsid w:val="001617CC"/>
    <w:rsid w:val="00163DA5"/>
    <w:rsid w:val="0016465E"/>
    <w:rsid w:val="00165EA9"/>
    <w:rsid w:val="0016AAC3"/>
    <w:rsid w:val="0017089B"/>
    <w:rsid w:val="00174CF6"/>
    <w:rsid w:val="00175044"/>
    <w:rsid w:val="00175F3A"/>
    <w:rsid w:val="0018038B"/>
    <w:rsid w:val="001806B3"/>
    <w:rsid w:val="00180AEC"/>
    <w:rsid w:val="00182D2A"/>
    <w:rsid w:val="00184A69"/>
    <w:rsid w:val="001851FC"/>
    <w:rsid w:val="001855AE"/>
    <w:rsid w:val="00192501"/>
    <w:rsid w:val="001942F2"/>
    <w:rsid w:val="0019658E"/>
    <w:rsid w:val="001A35F9"/>
    <w:rsid w:val="001A483B"/>
    <w:rsid w:val="001A5119"/>
    <w:rsid w:val="001A53C7"/>
    <w:rsid w:val="001A7DE5"/>
    <w:rsid w:val="001B1341"/>
    <w:rsid w:val="001B1735"/>
    <w:rsid w:val="001B268F"/>
    <w:rsid w:val="001B3076"/>
    <w:rsid w:val="001B38F6"/>
    <w:rsid w:val="001B3D90"/>
    <w:rsid w:val="001B476F"/>
    <w:rsid w:val="001B4D83"/>
    <w:rsid w:val="001B56D9"/>
    <w:rsid w:val="001C01BB"/>
    <w:rsid w:val="001C35B3"/>
    <w:rsid w:val="001C417C"/>
    <w:rsid w:val="001C6585"/>
    <w:rsid w:val="001D06E4"/>
    <w:rsid w:val="001D08C3"/>
    <w:rsid w:val="001D6449"/>
    <w:rsid w:val="001D6FDC"/>
    <w:rsid w:val="001D7880"/>
    <w:rsid w:val="001E0362"/>
    <w:rsid w:val="001E1288"/>
    <w:rsid w:val="001E1321"/>
    <w:rsid w:val="001E20DB"/>
    <w:rsid w:val="001E2E54"/>
    <w:rsid w:val="001E4800"/>
    <w:rsid w:val="001E4C2A"/>
    <w:rsid w:val="001E55D4"/>
    <w:rsid w:val="001E577A"/>
    <w:rsid w:val="001E6400"/>
    <w:rsid w:val="001E6D58"/>
    <w:rsid w:val="001F428C"/>
    <w:rsid w:val="001F4BCB"/>
    <w:rsid w:val="001F69F8"/>
    <w:rsid w:val="002007C9"/>
    <w:rsid w:val="0020666B"/>
    <w:rsid w:val="0020699D"/>
    <w:rsid w:val="00206D46"/>
    <w:rsid w:val="0020777C"/>
    <w:rsid w:val="00210544"/>
    <w:rsid w:val="00210839"/>
    <w:rsid w:val="00211610"/>
    <w:rsid w:val="0021198C"/>
    <w:rsid w:val="00212CA5"/>
    <w:rsid w:val="002139D2"/>
    <w:rsid w:val="00213AFC"/>
    <w:rsid w:val="0021DE54"/>
    <w:rsid w:val="002224EE"/>
    <w:rsid w:val="00224C91"/>
    <w:rsid w:val="00224D7B"/>
    <w:rsid w:val="002261AC"/>
    <w:rsid w:val="00227B64"/>
    <w:rsid w:val="002343E3"/>
    <w:rsid w:val="002361CC"/>
    <w:rsid w:val="002363C0"/>
    <w:rsid w:val="00237444"/>
    <w:rsid w:val="0023783E"/>
    <w:rsid w:val="00240083"/>
    <w:rsid w:val="00242965"/>
    <w:rsid w:val="00243445"/>
    <w:rsid w:val="00245C8E"/>
    <w:rsid w:val="00253237"/>
    <w:rsid w:val="00254329"/>
    <w:rsid w:val="00254DE0"/>
    <w:rsid w:val="00255C20"/>
    <w:rsid w:val="002566F0"/>
    <w:rsid w:val="002616AC"/>
    <w:rsid w:val="00262B53"/>
    <w:rsid w:val="00265649"/>
    <w:rsid w:val="00266064"/>
    <w:rsid w:val="002702BF"/>
    <w:rsid w:val="00270772"/>
    <w:rsid w:val="002718EB"/>
    <w:rsid w:val="00271BAD"/>
    <w:rsid w:val="0027358A"/>
    <w:rsid w:val="00273D70"/>
    <w:rsid w:val="00273E09"/>
    <w:rsid w:val="00274448"/>
    <w:rsid w:val="00275146"/>
    <w:rsid w:val="00275607"/>
    <w:rsid w:val="002800C6"/>
    <w:rsid w:val="0028079E"/>
    <w:rsid w:val="002827EA"/>
    <w:rsid w:val="002868EE"/>
    <w:rsid w:val="00286FDB"/>
    <w:rsid w:val="00287546"/>
    <w:rsid w:val="00291A64"/>
    <w:rsid w:val="00293685"/>
    <w:rsid w:val="0029597D"/>
    <w:rsid w:val="002962ED"/>
    <w:rsid w:val="002A05E9"/>
    <w:rsid w:val="002A36B8"/>
    <w:rsid w:val="002B2B85"/>
    <w:rsid w:val="002B2EE0"/>
    <w:rsid w:val="002B3D5B"/>
    <w:rsid w:val="002B565D"/>
    <w:rsid w:val="002B6449"/>
    <w:rsid w:val="002B72DF"/>
    <w:rsid w:val="002C4EFC"/>
    <w:rsid w:val="002C5B12"/>
    <w:rsid w:val="002C65D9"/>
    <w:rsid w:val="002C7C4B"/>
    <w:rsid w:val="002D2241"/>
    <w:rsid w:val="002D7B31"/>
    <w:rsid w:val="002E32D2"/>
    <w:rsid w:val="002E4E5D"/>
    <w:rsid w:val="002E699C"/>
    <w:rsid w:val="002F0124"/>
    <w:rsid w:val="002F0695"/>
    <w:rsid w:val="002F4307"/>
    <w:rsid w:val="002F55F3"/>
    <w:rsid w:val="002F6444"/>
    <w:rsid w:val="002F7006"/>
    <w:rsid w:val="002F7A6D"/>
    <w:rsid w:val="00303341"/>
    <w:rsid w:val="003039D6"/>
    <w:rsid w:val="003063E2"/>
    <w:rsid w:val="00307564"/>
    <w:rsid w:val="00307CD2"/>
    <w:rsid w:val="00311C8C"/>
    <w:rsid w:val="00311D7B"/>
    <w:rsid w:val="0031525C"/>
    <w:rsid w:val="0031675A"/>
    <w:rsid w:val="00323F96"/>
    <w:rsid w:val="00325177"/>
    <w:rsid w:val="00325538"/>
    <w:rsid w:val="00331F9C"/>
    <w:rsid w:val="00333864"/>
    <w:rsid w:val="0033655E"/>
    <w:rsid w:val="00336782"/>
    <w:rsid w:val="0033719C"/>
    <w:rsid w:val="003409E5"/>
    <w:rsid w:val="00340CE0"/>
    <w:rsid w:val="00341898"/>
    <w:rsid w:val="00342280"/>
    <w:rsid w:val="00342ADC"/>
    <w:rsid w:val="00345386"/>
    <w:rsid w:val="0034711F"/>
    <w:rsid w:val="0034788D"/>
    <w:rsid w:val="00350347"/>
    <w:rsid w:val="0035059F"/>
    <w:rsid w:val="0035174C"/>
    <w:rsid w:val="00351FB8"/>
    <w:rsid w:val="00352FF0"/>
    <w:rsid w:val="00361BB3"/>
    <w:rsid w:val="00362A0B"/>
    <w:rsid w:val="00364BAA"/>
    <w:rsid w:val="00365D11"/>
    <w:rsid w:val="003660D7"/>
    <w:rsid w:val="003707C7"/>
    <w:rsid w:val="003715D5"/>
    <w:rsid w:val="00373BAC"/>
    <w:rsid w:val="00374C15"/>
    <w:rsid w:val="00384145"/>
    <w:rsid w:val="00384B18"/>
    <w:rsid w:val="00386B1D"/>
    <w:rsid w:val="00386C87"/>
    <w:rsid w:val="00390ACC"/>
    <w:rsid w:val="00391D91"/>
    <w:rsid w:val="003922EF"/>
    <w:rsid w:val="00393914"/>
    <w:rsid w:val="003955BA"/>
    <w:rsid w:val="0039686A"/>
    <w:rsid w:val="003A15C6"/>
    <w:rsid w:val="003A217D"/>
    <w:rsid w:val="003A2793"/>
    <w:rsid w:val="003A2852"/>
    <w:rsid w:val="003A2EAA"/>
    <w:rsid w:val="003A3793"/>
    <w:rsid w:val="003A5E00"/>
    <w:rsid w:val="003A5ED1"/>
    <w:rsid w:val="003B0086"/>
    <w:rsid w:val="003B29DF"/>
    <w:rsid w:val="003B440B"/>
    <w:rsid w:val="003B489E"/>
    <w:rsid w:val="003C062B"/>
    <w:rsid w:val="003C162E"/>
    <w:rsid w:val="003C28EA"/>
    <w:rsid w:val="003C2EB9"/>
    <w:rsid w:val="003C4C25"/>
    <w:rsid w:val="003C55D7"/>
    <w:rsid w:val="003D4BD7"/>
    <w:rsid w:val="003D4C28"/>
    <w:rsid w:val="003E40F7"/>
    <w:rsid w:val="003E566A"/>
    <w:rsid w:val="003E68D2"/>
    <w:rsid w:val="003E7FFC"/>
    <w:rsid w:val="003F16A0"/>
    <w:rsid w:val="003F27AC"/>
    <w:rsid w:val="003F329B"/>
    <w:rsid w:val="003F473D"/>
    <w:rsid w:val="003F4E40"/>
    <w:rsid w:val="003F6B1B"/>
    <w:rsid w:val="00400060"/>
    <w:rsid w:val="004001F0"/>
    <w:rsid w:val="004012C9"/>
    <w:rsid w:val="00402765"/>
    <w:rsid w:val="00402992"/>
    <w:rsid w:val="004036B0"/>
    <w:rsid w:val="00404BA8"/>
    <w:rsid w:val="00405BFB"/>
    <w:rsid w:val="00406299"/>
    <w:rsid w:val="00413A96"/>
    <w:rsid w:val="00415030"/>
    <w:rsid w:val="004171BF"/>
    <w:rsid w:val="004178E3"/>
    <w:rsid w:val="00417A30"/>
    <w:rsid w:val="00421199"/>
    <w:rsid w:val="00423497"/>
    <w:rsid w:val="00423876"/>
    <w:rsid w:val="0042585B"/>
    <w:rsid w:val="004268C6"/>
    <w:rsid w:val="00426970"/>
    <w:rsid w:val="0043029A"/>
    <w:rsid w:val="00432EA2"/>
    <w:rsid w:val="00433F03"/>
    <w:rsid w:val="00434008"/>
    <w:rsid w:val="00434EA2"/>
    <w:rsid w:val="0043501F"/>
    <w:rsid w:val="00436A7D"/>
    <w:rsid w:val="00436ADD"/>
    <w:rsid w:val="00441720"/>
    <w:rsid w:val="00442305"/>
    <w:rsid w:val="00442407"/>
    <w:rsid w:val="00443D6E"/>
    <w:rsid w:val="00443DE1"/>
    <w:rsid w:val="004448C4"/>
    <w:rsid w:val="00445A23"/>
    <w:rsid w:val="00450971"/>
    <w:rsid w:val="00450BED"/>
    <w:rsid w:val="00451C92"/>
    <w:rsid w:val="00452131"/>
    <w:rsid w:val="00454EAA"/>
    <w:rsid w:val="00455045"/>
    <w:rsid w:val="004621D4"/>
    <w:rsid w:val="0046232F"/>
    <w:rsid w:val="00463961"/>
    <w:rsid w:val="004751BD"/>
    <w:rsid w:val="004772B0"/>
    <w:rsid w:val="00480622"/>
    <w:rsid w:val="004837C3"/>
    <w:rsid w:val="004845FC"/>
    <w:rsid w:val="004871A6"/>
    <w:rsid w:val="00487AD0"/>
    <w:rsid w:val="0049035A"/>
    <w:rsid w:val="00492FB6"/>
    <w:rsid w:val="00495256"/>
    <w:rsid w:val="004966C6"/>
    <w:rsid w:val="00496E4A"/>
    <w:rsid w:val="004A05C9"/>
    <w:rsid w:val="004A1A3F"/>
    <w:rsid w:val="004A2B8E"/>
    <w:rsid w:val="004A2C68"/>
    <w:rsid w:val="004A3700"/>
    <w:rsid w:val="004A3929"/>
    <w:rsid w:val="004A4939"/>
    <w:rsid w:val="004A63B1"/>
    <w:rsid w:val="004B0674"/>
    <w:rsid w:val="004B216C"/>
    <w:rsid w:val="004B2763"/>
    <w:rsid w:val="004B3384"/>
    <w:rsid w:val="004B3606"/>
    <w:rsid w:val="004B54B9"/>
    <w:rsid w:val="004B63B4"/>
    <w:rsid w:val="004C0ACF"/>
    <w:rsid w:val="004C48A3"/>
    <w:rsid w:val="004C4A3A"/>
    <w:rsid w:val="004C592A"/>
    <w:rsid w:val="004D2968"/>
    <w:rsid w:val="004D3318"/>
    <w:rsid w:val="004D4F7F"/>
    <w:rsid w:val="004E087B"/>
    <w:rsid w:val="004E092C"/>
    <w:rsid w:val="004E14F7"/>
    <w:rsid w:val="004E3DB0"/>
    <w:rsid w:val="004E53CC"/>
    <w:rsid w:val="004E6937"/>
    <w:rsid w:val="004E7AC1"/>
    <w:rsid w:val="004F0641"/>
    <w:rsid w:val="004F0A1D"/>
    <w:rsid w:val="004F1EEE"/>
    <w:rsid w:val="004F2942"/>
    <w:rsid w:val="004F6E92"/>
    <w:rsid w:val="004F7D21"/>
    <w:rsid w:val="004F7F15"/>
    <w:rsid w:val="00501346"/>
    <w:rsid w:val="0050394B"/>
    <w:rsid w:val="00506072"/>
    <w:rsid w:val="005105FE"/>
    <w:rsid w:val="00511214"/>
    <w:rsid w:val="005121AB"/>
    <w:rsid w:val="0051344B"/>
    <w:rsid w:val="00514587"/>
    <w:rsid w:val="00515DD3"/>
    <w:rsid w:val="00516F6C"/>
    <w:rsid w:val="00517E86"/>
    <w:rsid w:val="00522752"/>
    <w:rsid w:val="00522C33"/>
    <w:rsid w:val="00523FB0"/>
    <w:rsid w:val="005260C0"/>
    <w:rsid w:val="005269A2"/>
    <w:rsid w:val="00530284"/>
    <w:rsid w:val="005319D1"/>
    <w:rsid w:val="00532AD6"/>
    <w:rsid w:val="00534622"/>
    <w:rsid w:val="005354E8"/>
    <w:rsid w:val="00537C30"/>
    <w:rsid w:val="005413DC"/>
    <w:rsid w:val="00545295"/>
    <w:rsid w:val="005459A0"/>
    <w:rsid w:val="005469FA"/>
    <w:rsid w:val="00547F18"/>
    <w:rsid w:val="0055372E"/>
    <w:rsid w:val="00554C97"/>
    <w:rsid w:val="00555CB2"/>
    <w:rsid w:val="00556081"/>
    <w:rsid w:val="00560103"/>
    <w:rsid w:val="005603D0"/>
    <w:rsid w:val="00564CC1"/>
    <w:rsid w:val="00564E6A"/>
    <w:rsid w:val="0056607C"/>
    <w:rsid w:val="005678E3"/>
    <w:rsid w:val="00570A1F"/>
    <w:rsid w:val="005715AD"/>
    <w:rsid w:val="00571CC9"/>
    <w:rsid w:val="0057701D"/>
    <w:rsid w:val="00577272"/>
    <w:rsid w:val="005774AE"/>
    <w:rsid w:val="00577520"/>
    <w:rsid w:val="00580BEE"/>
    <w:rsid w:val="005820DA"/>
    <w:rsid w:val="00586593"/>
    <w:rsid w:val="00587770"/>
    <w:rsid w:val="00587C36"/>
    <w:rsid w:val="00587D1D"/>
    <w:rsid w:val="00592F98"/>
    <w:rsid w:val="00593C34"/>
    <w:rsid w:val="00593F49"/>
    <w:rsid w:val="00596441"/>
    <w:rsid w:val="00597D0C"/>
    <w:rsid w:val="005A040D"/>
    <w:rsid w:val="005A0EF5"/>
    <w:rsid w:val="005A21F9"/>
    <w:rsid w:val="005A501C"/>
    <w:rsid w:val="005A6546"/>
    <w:rsid w:val="005A6968"/>
    <w:rsid w:val="005A6B20"/>
    <w:rsid w:val="005AA481"/>
    <w:rsid w:val="005B0C53"/>
    <w:rsid w:val="005B2078"/>
    <w:rsid w:val="005B2751"/>
    <w:rsid w:val="005B36CE"/>
    <w:rsid w:val="005B3BE5"/>
    <w:rsid w:val="005B3BF4"/>
    <w:rsid w:val="005B639F"/>
    <w:rsid w:val="005B6618"/>
    <w:rsid w:val="005B710B"/>
    <w:rsid w:val="005B7B27"/>
    <w:rsid w:val="005C2739"/>
    <w:rsid w:val="005C42A6"/>
    <w:rsid w:val="005C5C5F"/>
    <w:rsid w:val="005D3BD7"/>
    <w:rsid w:val="005D5C9B"/>
    <w:rsid w:val="005D674C"/>
    <w:rsid w:val="005D6D3C"/>
    <w:rsid w:val="005D7011"/>
    <w:rsid w:val="005E01C6"/>
    <w:rsid w:val="005E28C6"/>
    <w:rsid w:val="005E5334"/>
    <w:rsid w:val="005E7EAA"/>
    <w:rsid w:val="005F0785"/>
    <w:rsid w:val="005F09A1"/>
    <w:rsid w:val="005F1085"/>
    <w:rsid w:val="005F345B"/>
    <w:rsid w:val="005F4151"/>
    <w:rsid w:val="005F5BA5"/>
    <w:rsid w:val="0060006D"/>
    <w:rsid w:val="00610892"/>
    <w:rsid w:val="006135B1"/>
    <w:rsid w:val="00616BA7"/>
    <w:rsid w:val="00617000"/>
    <w:rsid w:val="00620CAC"/>
    <w:rsid w:val="00622024"/>
    <w:rsid w:val="00622B55"/>
    <w:rsid w:val="00622F77"/>
    <w:rsid w:val="00623A01"/>
    <w:rsid w:val="00623FF7"/>
    <w:rsid w:val="006243A4"/>
    <w:rsid w:val="0062670B"/>
    <w:rsid w:val="00630043"/>
    <w:rsid w:val="00632773"/>
    <w:rsid w:val="00637551"/>
    <w:rsid w:val="00637B8A"/>
    <w:rsid w:val="0064105A"/>
    <w:rsid w:val="00643083"/>
    <w:rsid w:val="00643247"/>
    <w:rsid w:val="00644290"/>
    <w:rsid w:val="00644AED"/>
    <w:rsid w:val="00644AF1"/>
    <w:rsid w:val="0064577A"/>
    <w:rsid w:val="00645AEC"/>
    <w:rsid w:val="00647322"/>
    <w:rsid w:val="006522FD"/>
    <w:rsid w:val="006541DE"/>
    <w:rsid w:val="00654C56"/>
    <w:rsid w:val="006553D8"/>
    <w:rsid w:val="0066063A"/>
    <w:rsid w:val="00660F5C"/>
    <w:rsid w:val="006623FD"/>
    <w:rsid w:val="00663502"/>
    <w:rsid w:val="00663B3B"/>
    <w:rsid w:val="00664640"/>
    <w:rsid w:val="00665182"/>
    <w:rsid w:val="006663F0"/>
    <w:rsid w:val="006703B8"/>
    <w:rsid w:val="00673135"/>
    <w:rsid w:val="00673FC4"/>
    <w:rsid w:val="0067533D"/>
    <w:rsid w:val="006762BD"/>
    <w:rsid w:val="006840CC"/>
    <w:rsid w:val="00686646"/>
    <w:rsid w:val="0068757F"/>
    <w:rsid w:val="00690609"/>
    <w:rsid w:val="00691319"/>
    <w:rsid w:val="00693006"/>
    <w:rsid w:val="00695A42"/>
    <w:rsid w:val="00696017"/>
    <w:rsid w:val="006A04E6"/>
    <w:rsid w:val="006A056E"/>
    <w:rsid w:val="006A064F"/>
    <w:rsid w:val="006A212D"/>
    <w:rsid w:val="006A25FA"/>
    <w:rsid w:val="006A2F20"/>
    <w:rsid w:val="006A4A5B"/>
    <w:rsid w:val="006A5987"/>
    <w:rsid w:val="006A6343"/>
    <w:rsid w:val="006A653C"/>
    <w:rsid w:val="006B1CD3"/>
    <w:rsid w:val="006B24B0"/>
    <w:rsid w:val="006B36BA"/>
    <w:rsid w:val="006B4665"/>
    <w:rsid w:val="006B49CE"/>
    <w:rsid w:val="006B7848"/>
    <w:rsid w:val="006C1A7B"/>
    <w:rsid w:val="006C2241"/>
    <w:rsid w:val="006C2EF4"/>
    <w:rsid w:val="006C5E92"/>
    <w:rsid w:val="006C7F21"/>
    <w:rsid w:val="006D0627"/>
    <w:rsid w:val="006D338B"/>
    <w:rsid w:val="006D36CD"/>
    <w:rsid w:val="006D4057"/>
    <w:rsid w:val="006D441F"/>
    <w:rsid w:val="006D54B9"/>
    <w:rsid w:val="006D6748"/>
    <w:rsid w:val="006D7E85"/>
    <w:rsid w:val="006E0BDD"/>
    <w:rsid w:val="006E3070"/>
    <w:rsid w:val="006E6318"/>
    <w:rsid w:val="006E7E08"/>
    <w:rsid w:val="006F06D2"/>
    <w:rsid w:val="006F1A09"/>
    <w:rsid w:val="006F204C"/>
    <w:rsid w:val="006F2196"/>
    <w:rsid w:val="006F5146"/>
    <w:rsid w:val="006F69A9"/>
    <w:rsid w:val="006F7F41"/>
    <w:rsid w:val="00701178"/>
    <w:rsid w:val="00702284"/>
    <w:rsid w:val="007036AA"/>
    <w:rsid w:val="00706A14"/>
    <w:rsid w:val="007106B7"/>
    <w:rsid w:val="00716028"/>
    <w:rsid w:val="007219C1"/>
    <w:rsid w:val="0072232C"/>
    <w:rsid w:val="007224E1"/>
    <w:rsid w:val="00722BEF"/>
    <w:rsid w:val="00722EEB"/>
    <w:rsid w:val="00723AEF"/>
    <w:rsid w:val="0072592F"/>
    <w:rsid w:val="00725EF5"/>
    <w:rsid w:val="00730A8D"/>
    <w:rsid w:val="00732939"/>
    <w:rsid w:val="0073395D"/>
    <w:rsid w:val="00734828"/>
    <w:rsid w:val="0073638D"/>
    <w:rsid w:val="00737577"/>
    <w:rsid w:val="0074071D"/>
    <w:rsid w:val="007414B0"/>
    <w:rsid w:val="00743246"/>
    <w:rsid w:val="007444E6"/>
    <w:rsid w:val="007449E3"/>
    <w:rsid w:val="007473CE"/>
    <w:rsid w:val="00747456"/>
    <w:rsid w:val="007500B0"/>
    <w:rsid w:val="00753693"/>
    <w:rsid w:val="007539D6"/>
    <w:rsid w:val="00755818"/>
    <w:rsid w:val="00755F59"/>
    <w:rsid w:val="00756BA8"/>
    <w:rsid w:val="00757085"/>
    <w:rsid w:val="0075783C"/>
    <w:rsid w:val="007631DD"/>
    <w:rsid w:val="007638ED"/>
    <w:rsid w:val="00763A42"/>
    <w:rsid w:val="007658DB"/>
    <w:rsid w:val="00766F92"/>
    <w:rsid w:val="007712A8"/>
    <w:rsid w:val="00775FED"/>
    <w:rsid w:val="007772F7"/>
    <w:rsid w:val="00784ADF"/>
    <w:rsid w:val="00790B46"/>
    <w:rsid w:val="00791704"/>
    <w:rsid w:val="007924E2"/>
    <w:rsid w:val="00797C5E"/>
    <w:rsid w:val="00797D94"/>
    <w:rsid w:val="007A0D4A"/>
    <w:rsid w:val="007A4100"/>
    <w:rsid w:val="007A4F93"/>
    <w:rsid w:val="007A501C"/>
    <w:rsid w:val="007A60D9"/>
    <w:rsid w:val="007B254E"/>
    <w:rsid w:val="007B46F4"/>
    <w:rsid w:val="007B4B66"/>
    <w:rsid w:val="007B6A6D"/>
    <w:rsid w:val="007B763C"/>
    <w:rsid w:val="007C17D2"/>
    <w:rsid w:val="007C1BBF"/>
    <w:rsid w:val="007C2362"/>
    <w:rsid w:val="007C24C2"/>
    <w:rsid w:val="007C360A"/>
    <w:rsid w:val="007D2912"/>
    <w:rsid w:val="007D3E54"/>
    <w:rsid w:val="007D4174"/>
    <w:rsid w:val="007D7B62"/>
    <w:rsid w:val="007E0DED"/>
    <w:rsid w:val="007E1D6C"/>
    <w:rsid w:val="007E2755"/>
    <w:rsid w:val="007E461E"/>
    <w:rsid w:val="007E4A94"/>
    <w:rsid w:val="007E554E"/>
    <w:rsid w:val="007E7B80"/>
    <w:rsid w:val="007E7FA7"/>
    <w:rsid w:val="007F13B1"/>
    <w:rsid w:val="007F3D81"/>
    <w:rsid w:val="007F3DD4"/>
    <w:rsid w:val="007F3FB4"/>
    <w:rsid w:val="007F49D7"/>
    <w:rsid w:val="007F5B04"/>
    <w:rsid w:val="007F5B5D"/>
    <w:rsid w:val="007F5C31"/>
    <w:rsid w:val="00800AFF"/>
    <w:rsid w:val="008020CA"/>
    <w:rsid w:val="008048B4"/>
    <w:rsid w:val="00805412"/>
    <w:rsid w:val="008119FC"/>
    <w:rsid w:val="00813955"/>
    <w:rsid w:val="0081445A"/>
    <w:rsid w:val="00822248"/>
    <w:rsid w:val="0082397F"/>
    <w:rsid w:val="00823A3A"/>
    <w:rsid w:val="00823A6C"/>
    <w:rsid w:val="00827E5E"/>
    <w:rsid w:val="008328AD"/>
    <w:rsid w:val="00833876"/>
    <w:rsid w:val="00833D79"/>
    <w:rsid w:val="008472E8"/>
    <w:rsid w:val="00850172"/>
    <w:rsid w:val="00853C91"/>
    <w:rsid w:val="00853ED1"/>
    <w:rsid w:val="008544B0"/>
    <w:rsid w:val="00856807"/>
    <w:rsid w:val="00860BCB"/>
    <w:rsid w:val="00861387"/>
    <w:rsid w:val="0086190B"/>
    <w:rsid w:val="0086238A"/>
    <w:rsid w:val="008626ED"/>
    <w:rsid w:val="008645B5"/>
    <w:rsid w:val="00864B35"/>
    <w:rsid w:val="00864CC2"/>
    <w:rsid w:val="00865A4E"/>
    <w:rsid w:val="00867C6E"/>
    <w:rsid w:val="00870321"/>
    <w:rsid w:val="0087173B"/>
    <w:rsid w:val="00872D7F"/>
    <w:rsid w:val="00873620"/>
    <w:rsid w:val="00875B4C"/>
    <w:rsid w:val="00875C2D"/>
    <w:rsid w:val="00877848"/>
    <w:rsid w:val="00881625"/>
    <w:rsid w:val="0088275A"/>
    <w:rsid w:val="0088527A"/>
    <w:rsid w:val="00885EC8"/>
    <w:rsid w:val="00887F39"/>
    <w:rsid w:val="0089093F"/>
    <w:rsid w:val="0089140D"/>
    <w:rsid w:val="00892688"/>
    <w:rsid w:val="00893C51"/>
    <w:rsid w:val="0089505E"/>
    <w:rsid w:val="00895663"/>
    <w:rsid w:val="00895F2C"/>
    <w:rsid w:val="008979EB"/>
    <w:rsid w:val="008A043B"/>
    <w:rsid w:val="008A0F57"/>
    <w:rsid w:val="008A174F"/>
    <w:rsid w:val="008A3B62"/>
    <w:rsid w:val="008A4D09"/>
    <w:rsid w:val="008B1092"/>
    <w:rsid w:val="008B2242"/>
    <w:rsid w:val="008B2BA7"/>
    <w:rsid w:val="008B32BB"/>
    <w:rsid w:val="008B35D4"/>
    <w:rsid w:val="008B3D07"/>
    <w:rsid w:val="008B5880"/>
    <w:rsid w:val="008C020D"/>
    <w:rsid w:val="008C0F4E"/>
    <w:rsid w:val="008C2FB1"/>
    <w:rsid w:val="008C3203"/>
    <w:rsid w:val="008C5109"/>
    <w:rsid w:val="008C6344"/>
    <w:rsid w:val="008C750B"/>
    <w:rsid w:val="008C7B4F"/>
    <w:rsid w:val="008D136A"/>
    <w:rsid w:val="008D1630"/>
    <w:rsid w:val="008D17F4"/>
    <w:rsid w:val="008D4616"/>
    <w:rsid w:val="008D63FE"/>
    <w:rsid w:val="008D6C8B"/>
    <w:rsid w:val="008E0616"/>
    <w:rsid w:val="008E1408"/>
    <w:rsid w:val="008E735D"/>
    <w:rsid w:val="008F1FDD"/>
    <w:rsid w:val="008F48F9"/>
    <w:rsid w:val="00900B09"/>
    <w:rsid w:val="00901DB2"/>
    <w:rsid w:val="00901FE7"/>
    <w:rsid w:val="009044FE"/>
    <w:rsid w:val="00910C27"/>
    <w:rsid w:val="009144B9"/>
    <w:rsid w:val="00915401"/>
    <w:rsid w:val="00920204"/>
    <w:rsid w:val="009202B1"/>
    <w:rsid w:val="00921EB4"/>
    <w:rsid w:val="00924D32"/>
    <w:rsid w:val="00925AD1"/>
    <w:rsid w:val="0092731B"/>
    <w:rsid w:val="0093018F"/>
    <w:rsid w:val="0093065A"/>
    <w:rsid w:val="00930A8D"/>
    <w:rsid w:val="00932C08"/>
    <w:rsid w:val="00935917"/>
    <w:rsid w:val="009403B2"/>
    <w:rsid w:val="009416D9"/>
    <w:rsid w:val="009417D6"/>
    <w:rsid w:val="00943710"/>
    <w:rsid w:val="009439AD"/>
    <w:rsid w:val="00944471"/>
    <w:rsid w:val="00946A0F"/>
    <w:rsid w:val="00947F0A"/>
    <w:rsid w:val="00951679"/>
    <w:rsid w:val="00952CCC"/>
    <w:rsid w:val="00955AB2"/>
    <w:rsid w:val="00956C15"/>
    <w:rsid w:val="009576D3"/>
    <w:rsid w:val="009616DA"/>
    <w:rsid w:val="00961864"/>
    <w:rsid w:val="00961EF3"/>
    <w:rsid w:val="00962B91"/>
    <w:rsid w:val="00963922"/>
    <w:rsid w:val="00963AB3"/>
    <w:rsid w:val="0096400F"/>
    <w:rsid w:val="0096576E"/>
    <w:rsid w:val="009671FE"/>
    <w:rsid w:val="0096775B"/>
    <w:rsid w:val="009677CA"/>
    <w:rsid w:val="0097151F"/>
    <w:rsid w:val="0097273D"/>
    <w:rsid w:val="00973574"/>
    <w:rsid w:val="009745E7"/>
    <w:rsid w:val="00975CA3"/>
    <w:rsid w:val="00975D92"/>
    <w:rsid w:val="009761FA"/>
    <w:rsid w:val="00986A55"/>
    <w:rsid w:val="009909AA"/>
    <w:rsid w:val="00992EE9"/>
    <w:rsid w:val="00993551"/>
    <w:rsid w:val="00994CA0"/>
    <w:rsid w:val="009A2BEF"/>
    <w:rsid w:val="009A628B"/>
    <w:rsid w:val="009A6618"/>
    <w:rsid w:val="009B75F2"/>
    <w:rsid w:val="009C0091"/>
    <w:rsid w:val="009C0A37"/>
    <w:rsid w:val="009C3C92"/>
    <w:rsid w:val="009C4A25"/>
    <w:rsid w:val="009C567E"/>
    <w:rsid w:val="009C5FB6"/>
    <w:rsid w:val="009C6601"/>
    <w:rsid w:val="009C6BBB"/>
    <w:rsid w:val="009D5674"/>
    <w:rsid w:val="009D5984"/>
    <w:rsid w:val="009D693B"/>
    <w:rsid w:val="009D7AB9"/>
    <w:rsid w:val="009D7E2B"/>
    <w:rsid w:val="009E388E"/>
    <w:rsid w:val="009E3E5B"/>
    <w:rsid w:val="009E65E5"/>
    <w:rsid w:val="009E7D59"/>
    <w:rsid w:val="009F0115"/>
    <w:rsid w:val="009F09B7"/>
    <w:rsid w:val="009F602B"/>
    <w:rsid w:val="00A02F09"/>
    <w:rsid w:val="00A05856"/>
    <w:rsid w:val="00A06400"/>
    <w:rsid w:val="00A1009C"/>
    <w:rsid w:val="00A1513B"/>
    <w:rsid w:val="00A15661"/>
    <w:rsid w:val="00A15C96"/>
    <w:rsid w:val="00A16BA8"/>
    <w:rsid w:val="00A171CB"/>
    <w:rsid w:val="00A1735F"/>
    <w:rsid w:val="00A208E5"/>
    <w:rsid w:val="00A21293"/>
    <w:rsid w:val="00A22846"/>
    <w:rsid w:val="00A244C2"/>
    <w:rsid w:val="00A24C89"/>
    <w:rsid w:val="00A2729D"/>
    <w:rsid w:val="00A31722"/>
    <w:rsid w:val="00A32B09"/>
    <w:rsid w:val="00A334B0"/>
    <w:rsid w:val="00A34574"/>
    <w:rsid w:val="00A37B51"/>
    <w:rsid w:val="00A40604"/>
    <w:rsid w:val="00A41CBA"/>
    <w:rsid w:val="00A422F5"/>
    <w:rsid w:val="00A4273A"/>
    <w:rsid w:val="00A4286C"/>
    <w:rsid w:val="00A42C47"/>
    <w:rsid w:val="00A42CF7"/>
    <w:rsid w:val="00A42E61"/>
    <w:rsid w:val="00A4759F"/>
    <w:rsid w:val="00A529B5"/>
    <w:rsid w:val="00A5615D"/>
    <w:rsid w:val="00A56F09"/>
    <w:rsid w:val="00A61076"/>
    <w:rsid w:val="00A61BE8"/>
    <w:rsid w:val="00A70B73"/>
    <w:rsid w:val="00A72B06"/>
    <w:rsid w:val="00A76125"/>
    <w:rsid w:val="00A809BF"/>
    <w:rsid w:val="00A8689B"/>
    <w:rsid w:val="00A907A8"/>
    <w:rsid w:val="00A91F4A"/>
    <w:rsid w:val="00A91FF5"/>
    <w:rsid w:val="00A960C6"/>
    <w:rsid w:val="00A9729D"/>
    <w:rsid w:val="00A97426"/>
    <w:rsid w:val="00A97A9A"/>
    <w:rsid w:val="00AA025E"/>
    <w:rsid w:val="00AA10E8"/>
    <w:rsid w:val="00AA1B58"/>
    <w:rsid w:val="00AA3E6C"/>
    <w:rsid w:val="00AA42FD"/>
    <w:rsid w:val="00AB5EF9"/>
    <w:rsid w:val="00AB660E"/>
    <w:rsid w:val="00AB7F92"/>
    <w:rsid w:val="00AC1050"/>
    <w:rsid w:val="00AC112B"/>
    <w:rsid w:val="00AC1ED7"/>
    <w:rsid w:val="00AC203F"/>
    <w:rsid w:val="00AC3F84"/>
    <w:rsid w:val="00AC5AD9"/>
    <w:rsid w:val="00AC7C1A"/>
    <w:rsid w:val="00AD3490"/>
    <w:rsid w:val="00AD3E75"/>
    <w:rsid w:val="00AD409E"/>
    <w:rsid w:val="00AD6AF9"/>
    <w:rsid w:val="00AE02C6"/>
    <w:rsid w:val="00AE09EA"/>
    <w:rsid w:val="00AE0FD6"/>
    <w:rsid w:val="00AE1AED"/>
    <w:rsid w:val="00AE7862"/>
    <w:rsid w:val="00AF3396"/>
    <w:rsid w:val="00AF5DF0"/>
    <w:rsid w:val="00B03B77"/>
    <w:rsid w:val="00B0492E"/>
    <w:rsid w:val="00B05F8D"/>
    <w:rsid w:val="00B079EF"/>
    <w:rsid w:val="00B11AC6"/>
    <w:rsid w:val="00B129AD"/>
    <w:rsid w:val="00B132C3"/>
    <w:rsid w:val="00B1368A"/>
    <w:rsid w:val="00B147AE"/>
    <w:rsid w:val="00B22B22"/>
    <w:rsid w:val="00B27B8B"/>
    <w:rsid w:val="00B27E20"/>
    <w:rsid w:val="00B32A79"/>
    <w:rsid w:val="00B3329C"/>
    <w:rsid w:val="00B34C37"/>
    <w:rsid w:val="00B3524A"/>
    <w:rsid w:val="00B36E85"/>
    <w:rsid w:val="00B4192E"/>
    <w:rsid w:val="00B4415F"/>
    <w:rsid w:val="00B441B3"/>
    <w:rsid w:val="00B44A9F"/>
    <w:rsid w:val="00B44B88"/>
    <w:rsid w:val="00B45164"/>
    <w:rsid w:val="00B47862"/>
    <w:rsid w:val="00B50669"/>
    <w:rsid w:val="00B5296A"/>
    <w:rsid w:val="00B53968"/>
    <w:rsid w:val="00B54F48"/>
    <w:rsid w:val="00B554CA"/>
    <w:rsid w:val="00B653EF"/>
    <w:rsid w:val="00B6590E"/>
    <w:rsid w:val="00B702F0"/>
    <w:rsid w:val="00B7092D"/>
    <w:rsid w:val="00B73D22"/>
    <w:rsid w:val="00B73D51"/>
    <w:rsid w:val="00B74D7C"/>
    <w:rsid w:val="00B76E38"/>
    <w:rsid w:val="00B86980"/>
    <w:rsid w:val="00B8757D"/>
    <w:rsid w:val="00B87C3B"/>
    <w:rsid w:val="00B907A1"/>
    <w:rsid w:val="00B90B1C"/>
    <w:rsid w:val="00B93E98"/>
    <w:rsid w:val="00B95313"/>
    <w:rsid w:val="00B97010"/>
    <w:rsid w:val="00BA023F"/>
    <w:rsid w:val="00BA1073"/>
    <w:rsid w:val="00BA433E"/>
    <w:rsid w:val="00BA6481"/>
    <w:rsid w:val="00BA65F5"/>
    <w:rsid w:val="00BA67A1"/>
    <w:rsid w:val="00BB12CA"/>
    <w:rsid w:val="00BB1933"/>
    <w:rsid w:val="00BB2182"/>
    <w:rsid w:val="00BB2346"/>
    <w:rsid w:val="00BB6F58"/>
    <w:rsid w:val="00BC02F5"/>
    <w:rsid w:val="00BC1541"/>
    <w:rsid w:val="00BC36F4"/>
    <w:rsid w:val="00BD02BE"/>
    <w:rsid w:val="00BD10F7"/>
    <w:rsid w:val="00BD1876"/>
    <w:rsid w:val="00BD4047"/>
    <w:rsid w:val="00BD53BC"/>
    <w:rsid w:val="00BD5CEE"/>
    <w:rsid w:val="00BD67AE"/>
    <w:rsid w:val="00BD6EA7"/>
    <w:rsid w:val="00BE09DA"/>
    <w:rsid w:val="00BE1AFC"/>
    <w:rsid w:val="00BE1C1B"/>
    <w:rsid w:val="00BE4B7C"/>
    <w:rsid w:val="00BE65A2"/>
    <w:rsid w:val="00BF04B9"/>
    <w:rsid w:val="00BF14F0"/>
    <w:rsid w:val="00BF1A6F"/>
    <w:rsid w:val="00BF2D3B"/>
    <w:rsid w:val="00BF4479"/>
    <w:rsid w:val="00BF450A"/>
    <w:rsid w:val="00BF4BD7"/>
    <w:rsid w:val="00C05579"/>
    <w:rsid w:val="00C06003"/>
    <w:rsid w:val="00C0689C"/>
    <w:rsid w:val="00C06B02"/>
    <w:rsid w:val="00C10B3B"/>
    <w:rsid w:val="00C12327"/>
    <w:rsid w:val="00C131EB"/>
    <w:rsid w:val="00C1553F"/>
    <w:rsid w:val="00C15FC7"/>
    <w:rsid w:val="00C206BE"/>
    <w:rsid w:val="00C24086"/>
    <w:rsid w:val="00C27F60"/>
    <w:rsid w:val="00C30671"/>
    <w:rsid w:val="00C334D0"/>
    <w:rsid w:val="00C35068"/>
    <w:rsid w:val="00C35C40"/>
    <w:rsid w:val="00C35DF6"/>
    <w:rsid w:val="00C41686"/>
    <w:rsid w:val="00C42FCB"/>
    <w:rsid w:val="00C43C25"/>
    <w:rsid w:val="00C4468D"/>
    <w:rsid w:val="00C466D1"/>
    <w:rsid w:val="00C47A08"/>
    <w:rsid w:val="00C55D26"/>
    <w:rsid w:val="00C55F34"/>
    <w:rsid w:val="00C5743F"/>
    <w:rsid w:val="00C602E9"/>
    <w:rsid w:val="00C60408"/>
    <w:rsid w:val="00C60EBD"/>
    <w:rsid w:val="00C6183E"/>
    <w:rsid w:val="00C661FC"/>
    <w:rsid w:val="00C66993"/>
    <w:rsid w:val="00C67D1A"/>
    <w:rsid w:val="00C72140"/>
    <w:rsid w:val="00C7401F"/>
    <w:rsid w:val="00C74366"/>
    <w:rsid w:val="00C841A8"/>
    <w:rsid w:val="00C8425A"/>
    <w:rsid w:val="00C97AC4"/>
    <w:rsid w:val="00CA1A20"/>
    <w:rsid w:val="00CA2C58"/>
    <w:rsid w:val="00CA3160"/>
    <w:rsid w:val="00CA5741"/>
    <w:rsid w:val="00CA739B"/>
    <w:rsid w:val="00CB0194"/>
    <w:rsid w:val="00CB0AF9"/>
    <w:rsid w:val="00CB6575"/>
    <w:rsid w:val="00CB7A5C"/>
    <w:rsid w:val="00CC6506"/>
    <w:rsid w:val="00CC7D47"/>
    <w:rsid w:val="00CC7E62"/>
    <w:rsid w:val="00CD0014"/>
    <w:rsid w:val="00CD005C"/>
    <w:rsid w:val="00CD0567"/>
    <w:rsid w:val="00CD09CE"/>
    <w:rsid w:val="00CD201D"/>
    <w:rsid w:val="00CD2EB1"/>
    <w:rsid w:val="00CD6CBA"/>
    <w:rsid w:val="00CE227E"/>
    <w:rsid w:val="00CE2661"/>
    <w:rsid w:val="00CE26FE"/>
    <w:rsid w:val="00CE3EE4"/>
    <w:rsid w:val="00CE6D7B"/>
    <w:rsid w:val="00CE7D1E"/>
    <w:rsid w:val="00CF2434"/>
    <w:rsid w:val="00CF3359"/>
    <w:rsid w:val="00CF5671"/>
    <w:rsid w:val="00CF69C3"/>
    <w:rsid w:val="00CF7857"/>
    <w:rsid w:val="00CF79AA"/>
    <w:rsid w:val="00D004C3"/>
    <w:rsid w:val="00D01A39"/>
    <w:rsid w:val="00D03D1F"/>
    <w:rsid w:val="00D06586"/>
    <w:rsid w:val="00D10F4C"/>
    <w:rsid w:val="00D146BA"/>
    <w:rsid w:val="00D16252"/>
    <w:rsid w:val="00D17024"/>
    <w:rsid w:val="00D17DA3"/>
    <w:rsid w:val="00D220FC"/>
    <w:rsid w:val="00D24FF9"/>
    <w:rsid w:val="00D252C7"/>
    <w:rsid w:val="00D26BC7"/>
    <w:rsid w:val="00D30416"/>
    <w:rsid w:val="00D32279"/>
    <w:rsid w:val="00D328D3"/>
    <w:rsid w:val="00D34F8C"/>
    <w:rsid w:val="00D357CC"/>
    <w:rsid w:val="00D3673F"/>
    <w:rsid w:val="00D375AA"/>
    <w:rsid w:val="00D40E86"/>
    <w:rsid w:val="00D427BD"/>
    <w:rsid w:val="00D514E6"/>
    <w:rsid w:val="00D5203B"/>
    <w:rsid w:val="00D52044"/>
    <w:rsid w:val="00D52FDD"/>
    <w:rsid w:val="00D53C47"/>
    <w:rsid w:val="00D56E56"/>
    <w:rsid w:val="00D6255C"/>
    <w:rsid w:val="00D641BB"/>
    <w:rsid w:val="00D659FB"/>
    <w:rsid w:val="00D7088A"/>
    <w:rsid w:val="00D70F40"/>
    <w:rsid w:val="00D71381"/>
    <w:rsid w:val="00D71952"/>
    <w:rsid w:val="00D72856"/>
    <w:rsid w:val="00D7729E"/>
    <w:rsid w:val="00D776F3"/>
    <w:rsid w:val="00D83106"/>
    <w:rsid w:val="00D841DB"/>
    <w:rsid w:val="00D8481D"/>
    <w:rsid w:val="00D84E96"/>
    <w:rsid w:val="00D84F56"/>
    <w:rsid w:val="00D855BA"/>
    <w:rsid w:val="00D867DD"/>
    <w:rsid w:val="00D869CC"/>
    <w:rsid w:val="00D91ADD"/>
    <w:rsid w:val="00D93206"/>
    <w:rsid w:val="00D9510F"/>
    <w:rsid w:val="00D9588F"/>
    <w:rsid w:val="00DA2F32"/>
    <w:rsid w:val="00DA369A"/>
    <w:rsid w:val="00DA3B19"/>
    <w:rsid w:val="00DA5E60"/>
    <w:rsid w:val="00DA6D8C"/>
    <w:rsid w:val="00DA6FCC"/>
    <w:rsid w:val="00DB6969"/>
    <w:rsid w:val="00DB7393"/>
    <w:rsid w:val="00DB7E2A"/>
    <w:rsid w:val="00DC09C8"/>
    <w:rsid w:val="00DC0E5A"/>
    <w:rsid w:val="00DC101A"/>
    <w:rsid w:val="00DC110D"/>
    <w:rsid w:val="00DC3939"/>
    <w:rsid w:val="00DC64AE"/>
    <w:rsid w:val="00DD154C"/>
    <w:rsid w:val="00DD234B"/>
    <w:rsid w:val="00DD3AB7"/>
    <w:rsid w:val="00DD5AEF"/>
    <w:rsid w:val="00DD60DD"/>
    <w:rsid w:val="00DE3C3C"/>
    <w:rsid w:val="00DE5BBA"/>
    <w:rsid w:val="00DE63C9"/>
    <w:rsid w:val="00DE7615"/>
    <w:rsid w:val="00DF1E60"/>
    <w:rsid w:val="00DF28BF"/>
    <w:rsid w:val="00DF2F7D"/>
    <w:rsid w:val="00DF3AB5"/>
    <w:rsid w:val="00DF3EE9"/>
    <w:rsid w:val="00DF6DA3"/>
    <w:rsid w:val="00DF6FAB"/>
    <w:rsid w:val="00DF7167"/>
    <w:rsid w:val="00E04E9C"/>
    <w:rsid w:val="00E11046"/>
    <w:rsid w:val="00E13A65"/>
    <w:rsid w:val="00E14D5E"/>
    <w:rsid w:val="00E15206"/>
    <w:rsid w:val="00E160B5"/>
    <w:rsid w:val="00E20306"/>
    <w:rsid w:val="00E215A4"/>
    <w:rsid w:val="00E219C7"/>
    <w:rsid w:val="00E21F53"/>
    <w:rsid w:val="00E22F0D"/>
    <w:rsid w:val="00E2414A"/>
    <w:rsid w:val="00E25557"/>
    <w:rsid w:val="00E2708B"/>
    <w:rsid w:val="00E31F3C"/>
    <w:rsid w:val="00E33C35"/>
    <w:rsid w:val="00E33ED8"/>
    <w:rsid w:val="00E36B2E"/>
    <w:rsid w:val="00E41629"/>
    <w:rsid w:val="00E42317"/>
    <w:rsid w:val="00E4256E"/>
    <w:rsid w:val="00E42BA0"/>
    <w:rsid w:val="00E431A8"/>
    <w:rsid w:val="00E4373E"/>
    <w:rsid w:val="00E6007E"/>
    <w:rsid w:val="00E6215B"/>
    <w:rsid w:val="00E6258A"/>
    <w:rsid w:val="00E63BBA"/>
    <w:rsid w:val="00E64E11"/>
    <w:rsid w:val="00E65240"/>
    <w:rsid w:val="00E70772"/>
    <w:rsid w:val="00E71E0F"/>
    <w:rsid w:val="00E74DE1"/>
    <w:rsid w:val="00E750B4"/>
    <w:rsid w:val="00E75610"/>
    <w:rsid w:val="00E76C93"/>
    <w:rsid w:val="00E76D5D"/>
    <w:rsid w:val="00E77D3D"/>
    <w:rsid w:val="00E807B7"/>
    <w:rsid w:val="00E83437"/>
    <w:rsid w:val="00E8517C"/>
    <w:rsid w:val="00E85CE0"/>
    <w:rsid w:val="00E9658A"/>
    <w:rsid w:val="00E9706F"/>
    <w:rsid w:val="00EA0D7D"/>
    <w:rsid w:val="00EA2F80"/>
    <w:rsid w:val="00EA60E1"/>
    <w:rsid w:val="00EA71BB"/>
    <w:rsid w:val="00EB02C1"/>
    <w:rsid w:val="00EB08BA"/>
    <w:rsid w:val="00EB1A60"/>
    <w:rsid w:val="00EB1C66"/>
    <w:rsid w:val="00EB2BEB"/>
    <w:rsid w:val="00EB51B7"/>
    <w:rsid w:val="00EB5B2C"/>
    <w:rsid w:val="00EB6BE3"/>
    <w:rsid w:val="00EB764D"/>
    <w:rsid w:val="00EC3370"/>
    <w:rsid w:val="00EC5629"/>
    <w:rsid w:val="00EC60F7"/>
    <w:rsid w:val="00EC76B1"/>
    <w:rsid w:val="00ED325F"/>
    <w:rsid w:val="00ED3480"/>
    <w:rsid w:val="00ED4D49"/>
    <w:rsid w:val="00ED63B8"/>
    <w:rsid w:val="00EE02D7"/>
    <w:rsid w:val="00EE1593"/>
    <w:rsid w:val="00EE4495"/>
    <w:rsid w:val="00EF4CD6"/>
    <w:rsid w:val="00F012CA"/>
    <w:rsid w:val="00F05A43"/>
    <w:rsid w:val="00F05C48"/>
    <w:rsid w:val="00F05DCC"/>
    <w:rsid w:val="00F07AEF"/>
    <w:rsid w:val="00F12BF8"/>
    <w:rsid w:val="00F12CA6"/>
    <w:rsid w:val="00F13228"/>
    <w:rsid w:val="00F136D4"/>
    <w:rsid w:val="00F202B8"/>
    <w:rsid w:val="00F23440"/>
    <w:rsid w:val="00F25417"/>
    <w:rsid w:val="00F30794"/>
    <w:rsid w:val="00F32301"/>
    <w:rsid w:val="00F32BEF"/>
    <w:rsid w:val="00F33197"/>
    <w:rsid w:val="00F3557D"/>
    <w:rsid w:val="00F36DC8"/>
    <w:rsid w:val="00F4067D"/>
    <w:rsid w:val="00F4154D"/>
    <w:rsid w:val="00F42E44"/>
    <w:rsid w:val="00F467C6"/>
    <w:rsid w:val="00F50FA3"/>
    <w:rsid w:val="00F5124C"/>
    <w:rsid w:val="00F534E5"/>
    <w:rsid w:val="00F63934"/>
    <w:rsid w:val="00F65E8E"/>
    <w:rsid w:val="00F70368"/>
    <w:rsid w:val="00F70D87"/>
    <w:rsid w:val="00F7238B"/>
    <w:rsid w:val="00F730CD"/>
    <w:rsid w:val="00F737F8"/>
    <w:rsid w:val="00F740A9"/>
    <w:rsid w:val="00F743D3"/>
    <w:rsid w:val="00F74C7E"/>
    <w:rsid w:val="00F76477"/>
    <w:rsid w:val="00F77EDC"/>
    <w:rsid w:val="00F837ED"/>
    <w:rsid w:val="00F85A17"/>
    <w:rsid w:val="00F87710"/>
    <w:rsid w:val="00F87AC9"/>
    <w:rsid w:val="00F90570"/>
    <w:rsid w:val="00F91245"/>
    <w:rsid w:val="00F942F6"/>
    <w:rsid w:val="00F954DB"/>
    <w:rsid w:val="00F9573A"/>
    <w:rsid w:val="00F96086"/>
    <w:rsid w:val="00F96D85"/>
    <w:rsid w:val="00F97906"/>
    <w:rsid w:val="00FA185D"/>
    <w:rsid w:val="00FA3E26"/>
    <w:rsid w:val="00FA60A5"/>
    <w:rsid w:val="00FA6726"/>
    <w:rsid w:val="00FB0009"/>
    <w:rsid w:val="00FB0A39"/>
    <w:rsid w:val="00FB1B42"/>
    <w:rsid w:val="00FB3AC2"/>
    <w:rsid w:val="00FB4190"/>
    <w:rsid w:val="00FB5A7B"/>
    <w:rsid w:val="00FB6F37"/>
    <w:rsid w:val="00FB7ED1"/>
    <w:rsid w:val="00FB7F32"/>
    <w:rsid w:val="00FC26B5"/>
    <w:rsid w:val="00FC316C"/>
    <w:rsid w:val="00FC3A5F"/>
    <w:rsid w:val="00FC4E39"/>
    <w:rsid w:val="00FC7A09"/>
    <w:rsid w:val="00FD03F9"/>
    <w:rsid w:val="00FD2717"/>
    <w:rsid w:val="00FD3222"/>
    <w:rsid w:val="00FD4E29"/>
    <w:rsid w:val="00FE201B"/>
    <w:rsid w:val="00FE2D6A"/>
    <w:rsid w:val="00FE71CD"/>
    <w:rsid w:val="00FE7BE9"/>
    <w:rsid w:val="00FF0BD0"/>
    <w:rsid w:val="00FF2325"/>
    <w:rsid w:val="00FF4B7C"/>
    <w:rsid w:val="00FF50AA"/>
    <w:rsid w:val="010D9745"/>
    <w:rsid w:val="01415E7B"/>
    <w:rsid w:val="015D0695"/>
    <w:rsid w:val="0163FAD2"/>
    <w:rsid w:val="016764E3"/>
    <w:rsid w:val="01B8A8B5"/>
    <w:rsid w:val="02112D8A"/>
    <w:rsid w:val="0387495D"/>
    <w:rsid w:val="0399FFF2"/>
    <w:rsid w:val="0407F381"/>
    <w:rsid w:val="046EBBF7"/>
    <w:rsid w:val="05611AE3"/>
    <w:rsid w:val="058AF7ED"/>
    <w:rsid w:val="059963BF"/>
    <w:rsid w:val="05A8E481"/>
    <w:rsid w:val="05EE0FB5"/>
    <w:rsid w:val="06D758DD"/>
    <w:rsid w:val="06EBA9AD"/>
    <w:rsid w:val="06F57021"/>
    <w:rsid w:val="07760657"/>
    <w:rsid w:val="0794B2B5"/>
    <w:rsid w:val="07EBB48D"/>
    <w:rsid w:val="07FFBDF0"/>
    <w:rsid w:val="080E83B0"/>
    <w:rsid w:val="08C2A717"/>
    <w:rsid w:val="09CE3A00"/>
    <w:rsid w:val="09D00ABD"/>
    <w:rsid w:val="09EFD263"/>
    <w:rsid w:val="0A082564"/>
    <w:rsid w:val="0A108D5F"/>
    <w:rsid w:val="0A612521"/>
    <w:rsid w:val="0A7973DB"/>
    <w:rsid w:val="0A7DFCD0"/>
    <w:rsid w:val="0AAB4E16"/>
    <w:rsid w:val="0ADB107D"/>
    <w:rsid w:val="0B55EDE6"/>
    <w:rsid w:val="0B724455"/>
    <w:rsid w:val="0BACFAEE"/>
    <w:rsid w:val="0C0041F3"/>
    <w:rsid w:val="0C59DF4C"/>
    <w:rsid w:val="0C9678CF"/>
    <w:rsid w:val="0D149C3F"/>
    <w:rsid w:val="0E6A1342"/>
    <w:rsid w:val="0E9F9565"/>
    <w:rsid w:val="0ECF8384"/>
    <w:rsid w:val="0F07244C"/>
    <w:rsid w:val="0F123A89"/>
    <w:rsid w:val="0F3AE393"/>
    <w:rsid w:val="0F3C15CF"/>
    <w:rsid w:val="0F4A6544"/>
    <w:rsid w:val="0F8E8F87"/>
    <w:rsid w:val="0FD45787"/>
    <w:rsid w:val="0FD618DB"/>
    <w:rsid w:val="1043D586"/>
    <w:rsid w:val="10A95AF2"/>
    <w:rsid w:val="10F22E5C"/>
    <w:rsid w:val="110206F3"/>
    <w:rsid w:val="110C9298"/>
    <w:rsid w:val="110FAA21"/>
    <w:rsid w:val="11C88176"/>
    <w:rsid w:val="11F35E5F"/>
    <w:rsid w:val="1218949A"/>
    <w:rsid w:val="123F4F6F"/>
    <w:rsid w:val="1244FBD1"/>
    <w:rsid w:val="13180ABC"/>
    <w:rsid w:val="131D2EBF"/>
    <w:rsid w:val="1393D435"/>
    <w:rsid w:val="139ABF19"/>
    <w:rsid w:val="1446B6D6"/>
    <w:rsid w:val="147956D1"/>
    <w:rsid w:val="152B245F"/>
    <w:rsid w:val="15CB4B22"/>
    <w:rsid w:val="15CD7EC2"/>
    <w:rsid w:val="15F0837D"/>
    <w:rsid w:val="161D1491"/>
    <w:rsid w:val="16BEAC00"/>
    <w:rsid w:val="17B3E0C4"/>
    <w:rsid w:val="17CD4295"/>
    <w:rsid w:val="17D9E46E"/>
    <w:rsid w:val="18066DFF"/>
    <w:rsid w:val="18707189"/>
    <w:rsid w:val="18DE1E00"/>
    <w:rsid w:val="18F096B7"/>
    <w:rsid w:val="19808755"/>
    <w:rsid w:val="19D7B154"/>
    <w:rsid w:val="19FF95F5"/>
    <w:rsid w:val="1A1A229F"/>
    <w:rsid w:val="1A31808C"/>
    <w:rsid w:val="1A67366F"/>
    <w:rsid w:val="1AF2E161"/>
    <w:rsid w:val="1B2B546B"/>
    <w:rsid w:val="1B6E44C3"/>
    <w:rsid w:val="1C6294A3"/>
    <w:rsid w:val="1CB56868"/>
    <w:rsid w:val="1CDB046B"/>
    <w:rsid w:val="1D02C4C7"/>
    <w:rsid w:val="1D6884A4"/>
    <w:rsid w:val="1DE340CF"/>
    <w:rsid w:val="1E207A6D"/>
    <w:rsid w:val="1E5BA700"/>
    <w:rsid w:val="1EA6C346"/>
    <w:rsid w:val="1F4820F9"/>
    <w:rsid w:val="1FCE6DD6"/>
    <w:rsid w:val="1FE07125"/>
    <w:rsid w:val="205C1824"/>
    <w:rsid w:val="209E1488"/>
    <w:rsid w:val="20B1FB58"/>
    <w:rsid w:val="21191DCF"/>
    <w:rsid w:val="21251F0E"/>
    <w:rsid w:val="213AACAF"/>
    <w:rsid w:val="213F40D9"/>
    <w:rsid w:val="21D87EC5"/>
    <w:rsid w:val="21F2C1F5"/>
    <w:rsid w:val="2219A04E"/>
    <w:rsid w:val="225FFA2A"/>
    <w:rsid w:val="2285931D"/>
    <w:rsid w:val="229FF7BB"/>
    <w:rsid w:val="22CF40AB"/>
    <w:rsid w:val="22E04905"/>
    <w:rsid w:val="23399636"/>
    <w:rsid w:val="237CC93C"/>
    <w:rsid w:val="239CB46A"/>
    <w:rsid w:val="23C2712D"/>
    <w:rsid w:val="23E2F52E"/>
    <w:rsid w:val="23F9D85C"/>
    <w:rsid w:val="24A25600"/>
    <w:rsid w:val="24C2AD93"/>
    <w:rsid w:val="24D7759E"/>
    <w:rsid w:val="24E97C0D"/>
    <w:rsid w:val="2504E7D4"/>
    <w:rsid w:val="25635531"/>
    <w:rsid w:val="25A21029"/>
    <w:rsid w:val="25A8B3E7"/>
    <w:rsid w:val="2672DFEA"/>
    <w:rsid w:val="269917ED"/>
    <w:rsid w:val="26CEDD48"/>
    <w:rsid w:val="26F3CF54"/>
    <w:rsid w:val="27331452"/>
    <w:rsid w:val="2783069B"/>
    <w:rsid w:val="27D3227D"/>
    <w:rsid w:val="27E4A8CD"/>
    <w:rsid w:val="283DD12F"/>
    <w:rsid w:val="28E16F25"/>
    <w:rsid w:val="28FDF2FE"/>
    <w:rsid w:val="29005842"/>
    <w:rsid w:val="2908042F"/>
    <w:rsid w:val="29098767"/>
    <w:rsid w:val="29B7B98C"/>
    <w:rsid w:val="29F53AF5"/>
    <w:rsid w:val="2AD7F8B2"/>
    <w:rsid w:val="2AFEC235"/>
    <w:rsid w:val="2B53EF0A"/>
    <w:rsid w:val="2B7B1895"/>
    <w:rsid w:val="2B872DE4"/>
    <w:rsid w:val="2BCAA309"/>
    <w:rsid w:val="2CA94D9D"/>
    <w:rsid w:val="2D1DCAAF"/>
    <w:rsid w:val="2D2B84A4"/>
    <w:rsid w:val="2D41BC7B"/>
    <w:rsid w:val="2D50D15F"/>
    <w:rsid w:val="2D9E8D37"/>
    <w:rsid w:val="2E2EBE05"/>
    <w:rsid w:val="2E8D1CA6"/>
    <w:rsid w:val="2EB442E8"/>
    <w:rsid w:val="2FBF2985"/>
    <w:rsid w:val="2FDBAC4A"/>
    <w:rsid w:val="305EFBD8"/>
    <w:rsid w:val="30614552"/>
    <w:rsid w:val="31272879"/>
    <w:rsid w:val="31E044D0"/>
    <w:rsid w:val="3206B121"/>
    <w:rsid w:val="320CD09D"/>
    <w:rsid w:val="3213FEDF"/>
    <w:rsid w:val="3336B48B"/>
    <w:rsid w:val="333A415D"/>
    <w:rsid w:val="3365DC99"/>
    <w:rsid w:val="33B3AC2F"/>
    <w:rsid w:val="33C7CCA8"/>
    <w:rsid w:val="33DEA00C"/>
    <w:rsid w:val="33F565DB"/>
    <w:rsid w:val="34485765"/>
    <w:rsid w:val="344BF123"/>
    <w:rsid w:val="34561CF3"/>
    <w:rsid w:val="3471D54B"/>
    <w:rsid w:val="34A971EC"/>
    <w:rsid w:val="357C9C73"/>
    <w:rsid w:val="357E140C"/>
    <w:rsid w:val="3582FD0F"/>
    <w:rsid w:val="35C05AEC"/>
    <w:rsid w:val="35CC64BE"/>
    <w:rsid w:val="364E1190"/>
    <w:rsid w:val="366C1434"/>
    <w:rsid w:val="3874ECB0"/>
    <w:rsid w:val="38890471"/>
    <w:rsid w:val="38B5B576"/>
    <w:rsid w:val="38E66B5B"/>
    <w:rsid w:val="3911CAFF"/>
    <w:rsid w:val="395D32A8"/>
    <w:rsid w:val="39EE836E"/>
    <w:rsid w:val="3A4A2E14"/>
    <w:rsid w:val="3A580E30"/>
    <w:rsid w:val="3B0F8FB9"/>
    <w:rsid w:val="3BF97EC1"/>
    <w:rsid w:val="3C01CA84"/>
    <w:rsid w:val="3C2BE417"/>
    <w:rsid w:val="3D1D14B5"/>
    <w:rsid w:val="3D2884C6"/>
    <w:rsid w:val="3D3742A2"/>
    <w:rsid w:val="3D5D899A"/>
    <w:rsid w:val="3D608976"/>
    <w:rsid w:val="3DE13217"/>
    <w:rsid w:val="3DE5959C"/>
    <w:rsid w:val="3DEF7EF4"/>
    <w:rsid w:val="3E0FABCB"/>
    <w:rsid w:val="3E4C6714"/>
    <w:rsid w:val="3E7765C4"/>
    <w:rsid w:val="3EE6F6CF"/>
    <w:rsid w:val="3F9B6B24"/>
    <w:rsid w:val="3FA4FB0C"/>
    <w:rsid w:val="3FC1575E"/>
    <w:rsid w:val="3FEE94D9"/>
    <w:rsid w:val="40036C74"/>
    <w:rsid w:val="40157AE0"/>
    <w:rsid w:val="4065BEEF"/>
    <w:rsid w:val="406A8A82"/>
    <w:rsid w:val="406B4DA0"/>
    <w:rsid w:val="4105B0CF"/>
    <w:rsid w:val="41B024DA"/>
    <w:rsid w:val="425F1237"/>
    <w:rsid w:val="42A96B59"/>
    <w:rsid w:val="42DB3A1E"/>
    <w:rsid w:val="42E018E0"/>
    <w:rsid w:val="42F2521D"/>
    <w:rsid w:val="42FCD6DE"/>
    <w:rsid w:val="432905B0"/>
    <w:rsid w:val="43F7356B"/>
    <w:rsid w:val="43FDD732"/>
    <w:rsid w:val="4412FC52"/>
    <w:rsid w:val="442FEDE7"/>
    <w:rsid w:val="449D9B19"/>
    <w:rsid w:val="44C14BE5"/>
    <w:rsid w:val="44F761DD"/>
    <w:rsid w:val="45279A5E"/>
    <w:rsid w:val="45697712"/>
    <w:rsid w:val="45763484"/>
    <w:rsid w:val="45D4F1F2"/>
    <w:rsid w:val="45DA2653"/>
    <w:rsid w:val="45F44161"/>
    <w:rsid w:val="467E4DF4"/>
    <w:rsid w:val="468753F5"/>
    <w:rsid w:val="469D414E"/>
    <w:rsid w:val="46AF3BF1"/>
    <w:rsid w:val="4794F427"/>
    <w:rsid w:val="47B50B1C"/>
    <w:rsid w:val="47F0005A"/>
    <w:rsid w:val="491F1D31"/>
    <w:rsid w:val="49EFD7F1"/>
    <w:rsid w:val="49FBC486"/>
    <w:rsid w:val="4AE8558D"/>
    <w:rsid w:val="4B23E581"/>
    <w:rsid w:val="4BB9EF56"/>
    <w:rsid w:val="4BF1E83F"/>
    <w:rsid w:val="4C16CEE7"/>
    <w:rsid w:val="4C2163F4"/>
    <w:rsid w:val="4CEA3173"/>
    <w:rsid w:val="4D2C1549"/>
    <w:rsid w:val="4ED68D3B"/>
    <w:rsid w:val="4EDAE1C1"/>
    <w:rsid w:val="4F329F31"/>
    <w:rsid w:val="4F3DE139"/>
    <w:rsid w:val="4F54D144"/>
    <w:rsid w:val="4F7431BB"/>
    <w:rsid w:val="4FAFE4BF"/>
    <w:rsid w:val="4FC904F5"/>
    <w:rsid w:val="4FCA15CF"/>
    <w:rsid w:val="4FFC5E3F"/>
    <w:rsid w:val="5032A02E"/>
    <w:rsid w:val="50383E98"/>
    <w:rsid w:val="5044B29B"/>
    <w:rsid w:val="5098D160"/>
    <w:rsid w:val="51220B64"/>
    <w:rsid w:val="5242D486"/>
    <w:rsid w:val="5247C9D9"/>
    <w:rsid w:val="52D027D8"/>
    <w:rsid w:val="539D947A"/>
    <w:rsid w:val="53B370C8"/>
    <w:rsid w:val="5402AEB3"/>
    <w:rsid w:val="54241808"/>
    <w:rsid w:val="5489042F"/>
    <w:rsid w:val="54E6EA88"/>
    <w:rsid w:val="54F1E375"/>
    <w:rsid w:val="552E1A17"/>
    <w:rsid w:val="556CF4CA"/>
    <w:rsid w:val="55704EA6"/>
    <w:rsid w:val="55B55E3B"/>
    <w:rsid w:val="55B9D463"/>
    <w:rsid w:val="56441CE5"/>
    <w:rsid w:val="5698882A"/>
    <w:rsid w:val="575832E6"/>
    <w:rsid w:val="57C9B4E7"/>
    <w:rsid w:val="5884B016"/>
    <w:rsid w:val="58B4B994"/>
    <w:rsid w:val="58FFFDB6"/>
    <w:rsid w:val="59365593"/>
    <w:rsid w:val="593F51C6"/>
    <w:rsid w:val="595D027B"/>
    <w:rsid w:val="5961EF1B"/>
    <w:rsid w:val="59C5A20B"/>
    <w:rsid w:val="5A581BA6"/>
    <w:rsid w:val="5A691A99"/>
    <w:rsid w:val="5A8917CA"/>
    <w:rsid w:val="5AC52DA4"/>
    <w:rsid w:val="5B04A993"/>
    <w:rsid w:val="5B17F0EF"/>
    <w:rsid w:val="5BFEA0A4"/>
    <w:rsid w:val="5C0A1C4C"/>
    <w:rsid w:val="5C9CFC3E"/>
    <w:rsid w:val="5D883567"/>
    <w:rsid w:val="5DB1A6DB"/>
    <w:rsid w:val="5DB4435B"/>
    <w:rsid w:val="5E0EEDC0"/>
    <w:rsid w:val="5E78D5CF"/>
    <w:rsid w:val="5EA6B096"/>
    <w:rsid w:val="5EB4EFB0"/>
    <w:rsid w:val="5EE209E9"/>
    <w:rsid w:val="5F512083"/>
    <w:rsid w:val="5FBAB78D"/>
    <w:rsid w:val="5FE1D4B7"/>
    <w:rsid w:val="601C1242"/>
    <w:rsid w:val="60587275"/>
    <w:rsid w:val="6079F668"/>
    <w:rsid w:val="613C5C09"/>
    <w:rsid w:val="6147EEC9"/>
    <w:rsid w:val="61A0128D"/>
    <w:rsid w:val="624B8822"/>
    <w:rsid w:val="6296E653"/>
    <w:rsid w:val="62B995B7"/>
    <w:rsid w:val="62CAC58A"/>
    <w:rsid w:val="62EEA3E8"/>
    <w:rsid w:val="6311500C"/>
    <w:rsid w:val="6388CDD9"/>
    <w:rsid w:val="63A8565F"/>
    <w:rsid w:val="63F52E96"/>
    <w:rsid w:val="642F2419"/>
    <w:rsid w:val="6472AEDA"/>
    <w:rsid w:val="64B731CB"/>
    <w:rsid w:val="64C23CA7"/>
    <w:rsid w:val="651C68D7"/>
    <w:rsid w:val="655EAAB5"/>
    <w:rsid w:val="6591CDA8"/>
    <w:rsid w:val="65A2355C"/>
    <w:rsid w:val="6637E8CC"/>
    <w:rsid w:val="66B50522"/>
    <w:rsid w:val="66C518C9"/>
    <w:rsid w:val="6763DD4E"/>
    <w:rsid w:val="6784F3F3"/>
    <w:rsid w:val="67AB19DB"/>
    <w:rsid w:val="67DD2F4E"/>
    <w:rsid w:val="67E913CF"/>
    <w:rsid w:val="68053EA6"/>
    <w:rsid w:val="6870B9FB"/>
    <w:rsid w:val="68A80276"/>
    <w:rsid w:val="68D024FF"/>
    <w:rsid w:val="68E01770"/>
    <w:rsid w:val="69007E15"/>
    <w:rsid w:val="6901011F"/>
    <w:rsid w:val="694533DC"/>
    <w:rsid w:val="69B4592E"/>
    <w:rsid w:val="6A05EA44"/>
    <w:rsid w:val="6A091627"/>
    <w:rsid w:val="6A316194"/>
    <w:rsid w:val="6A5C08E8"/>
    <w:rsid w:val="6AA48259"/>
    <w:rsid w:val="6B3A09D1"/>
    <w:rsid w:val="6B5C8EE7"/>
    <w:rsid w:val="6B792DAB"/>
    <w:rsid w:val="6B8F5D86"/>
    <w:rsid w:val="6C284999"/>
    <w:rsid w:val="6CE3B473"/>
    <w:rsid w:val="6CE9D29F"/>
    <w:rsid w:val="6D5A1E25"/>
    <w:rsid w:val="6DCA7485"/>
    <w:rsid w:val="6DE4C73C"/>
    <w:rsid w:val="6E1B05DD"/>
    <w:rsid w:val="6E2FBE02"/>
    <w:rsid w:val="6E3A1A42"/>
    <w:rsid w:val="6ECC9105"/>
    <w:rsid w:val="6F4802A8"/>
    <w:rsid w:val="70056779"/>
    <w:rsid w:val="70136BEE"/>
    <w:rsid w:val="705165BB"/>
    <w:rsid w:val="7069E27C"/>
    <w:rsid w:val="70E656E2"/>
    <w:rsid w:val="70F8AA68"/>
    <w:rsid w:val="71069C0D"/>
    <w:rsid w:val="7148A78B"/>
    <w:rsid w:val="7177731B"/>
    <w:rsid w:val="72647374"/>
    <w:rsid w:val="727E98D7"/>
    <w:rsid w:val="72FD64FF"/>
    <w:rsid w:val="73707FB1"/>
    <w:rsid w:val="754F5820"/>
    <w:rsid w:val="758633A2"/>
    <w:rsid w:val="75D8B5EA"/>
    <w:rsid w:val="75E8CE3D"/>
    <w:rsid w:val="764967EE"/>
    <w:rsid w:val="767E260A"/>
    <w:rsid w:val="7730E99E"/>
    <w:rsid w:val="774A312D"/>
    <w:rsid w:val="77A1461E"/>
    <w:rsid w:val="77C29973"/>
    <w:rsid w:val="77D16AD4"/>
    <w:rsid w:val="7809A5EC"/>
    <w:rsid w:val="783A3447"/>
    <w:rsid w:val="786DF376"/>
    <w:rsid w:val="78F5A431"/>
    <w:rsid w:val="78F95C03"/>
    <w:rsid w:val="79176C9E"/>
    <w:rsid w:val="79615ED0"/>
    <w:rsid w:val="797FB7F8"/>
    <w:rsid w:val="79A25A0D"/>
    <w:rsid w:val="7A6F8119"/>
    <w:rsid w:val="7ABE5ED7"/>
    <w:rsid w:val="7AFE78E3"/>
    <w:rsid w:val="7AFF9F20"/>
    <w:rsid w:val="7C59CB95"/>
    <w:rsid w:val="7D4457D7"/>
    <w:rsid w:val="7D93E351"/>
    <w:rsid w:val="7E0266E7"/>
    <w:rsid w:val="7EDCFA99"/>
    <w:rsid w:val="7F1F8F61"/>
    <w:rsid w:val="7F564BDE"/>
    <w:rsid w:val="7FD82B70"/>
    <w:rsid w:val="7FEB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BDAA1"/>
  <w15:chartTrackingRefBased/>
  <w15:docId w15:val="{FD25F6AC-F733-4510-B810-7EC3FAB2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1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1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1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1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21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F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2793"/>
    <w:pPr>
      <w:spacing w:after="0" w:line="240" w:lineRule="auto"/>
    </w:pPr>
    <w:tblPr/>
  </w:style>
  <w:style w:type="table" w:styleId="ListTable2">
    <w:name w:val="List Table 2"/>
    <w:basedOn w:val="TableNormal"/>
    <w:uiPriority w:val="47"/>
    <w:rsid w:val="003A2793"/>
    <w:pPr>
      <w:spacing w:after="0" w:line="240" w:lineRule="auto"/>
    </w:pPr>
    <w:tblPr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4B3384"/>
    <w:pPr>
      <w:spacing w:after="0" w:line="240" w:lineRule="auto"/>
    </w:pPr>
    <w:tblPr>
      <w:tblStyleRowBandSize w:val="1"/>
      <w:tblStyleColBandSize w:val="1"/>
    </w:tblPr>
    <w:tcPr>
      <w:tcBorders>
        <w:right w:val="single" w:sz="4" w:space="0" w:color="7F7F7F" w:themeColor="text1" w:themeTint="80"/>
      </w:tcBorders>
    </w:tc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</w:tblStylePr>
    <w:tblStylePr w:type="lastCol">
      <w:rPr>
        <w:b/>
        <w:bCs/>
        <w:cap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B3384"/>
    <w:pPr>
      <w:spacing w:after="0" w:line="240" w:lineRule="auto"/>
    </w:p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">
    <w:name w:val="List Table 1 Light"/>
    <w:basedOn w:val="TableNormal"/>
    <w:uiPriority w:val="46"/>
    <w:rsid w:val="008956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8956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tcBorders>
        <w:left w:val="single" w:sz="4" w:space="0" w:color="000000" w:themeColor="text1"/>
        <w:right w:val="single" w:sz="4" w:space="0" w:color="000000" w:themeColor="text1"/>
      </w:tcBorders>
      <w:shd w:val="clear" w:color="auto" w:fill="CCCCCC" w:themeFill="text1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CC7E6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641BB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5134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5.emf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1.bin"/><Relationship Id="rId7" Type="http://schemas.openxmlformats.org/officeDocument/2006/relationships/webSettings" Target="webSettings.xml"/><Relationship Id="rId12" Type="http://schemas.openxmlformats.org/officeDocument/2006/relationships/package" Target="embeddings/Microsoft_Excel_Macro-Enabled_Worksheet.xlsm"/><Relationship Id="rId17" Type="http://schemas.openxmlformats.org/officeDocument/2006/relationships/image" Target="media/image9.png"/><Relationship Id="rId25" Type="http://schemas.openxmlformats.org/officeDocument/2006/relationships/oleObject" Target="embeddings/oleObject3.bin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emf"/><Relationship Id="rId29" Type="http://schemas.openxmlformats.org/officeDocument/2006/relationships/package" Target="embeddings/Microsoft_Excel_Macro-Enabled_Worksheet2.xlsm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emf"/><Relationship Id="rId24" Type="http://schemas.openxmlformats.org/officeDocument/2006/relationships/image" Target="media/image14.emf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oleObject" Target="embeddings/oleObject2.bin"/><Relationship Id="rId28" Type="http://schemas.openxmlformats.org/officeDocument/2006/relationships/image" Target="media/image16.emf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emf"/><Relationship Id="rId27" Type="http://schemas.openxmlformats.org/officeDocument/2006/relationships/package" Target="embeddings/Microsoft_Excel_Macro-Enabled_Worksheet1.xlsm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CEA3AE74F8B1468E5FDF3C96E83BBF" ma:contentTypeVersion="3" ma:contentTypeDescription="Create a new document." ma:contentTypeScope="" ma:versionID="2b027aac5e26e3995d81c17f3adb5e82">
  <xsd:schema xmlns:xsd="http://www.w3.org/2001/XMLSchema" xmlns:xs="http://www.w3.org/2001/XMLSchema" xmlns:p="http://schemas.microsoft.com/office/2006/metadata/properties" xmlns:ns2="9cb8a0e6-148a-4179-90d9-1dafe1d31966" targetNamespace="http://schemas.microsoft.com/office/2006/metadata/properties" ma:root="true" ma:fieldsID="ef11c629880eeef2d20d309029fcdba2" ns2:_="">
    <xsd:import namespace="9cb8a0e6-148a-4179-90d9-1dafe1d319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b8a0e6-148a-4179-90d9-1dafe1d319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35A3A4-54A5-44B0-90EB-AEFA7E745B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b8a0e6-148a-4179-90d9-1dafe1d319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6FD29F-2D69-4A32-906B-9EFED7D15A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B78225-E01B-446F-B9DC-9F688FECEC41}">
  <ds:schemaRefs>
    <ds:schemaRef ds:uri="http://schemas.microsoft.com/office/2006/documentManagement/types"/>
    <ds:schemaRef ds:uri="http://schemas.microsoft.com/office/2006/metadata/properties"/>
    <ds:schemaRef ds:uri="9cb8a0e6-148a-4179-90d9-1dafe1d31966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c98a79ca-5a9a-4791-a243-f06afd67464d}" enabled="0" method="" siteId="{c98a79ca-5a9a-4791-a243-f06afd6746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3092</Words>
  <Characters>17630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SEAH Eng Chye</dc:creator>
  <cp:keywords/>
  <dc:description/>
  <cp:lastModifiedBy>YUE Jun Yuan</cp:lastModifiedBy>
  <cp:revision>2</cp:revision>
  <dcterms:created xsi:type="dcterms:W3CDTF">2025-11-07T13:28:00Z</dcterms:created>
  <dcterms:modified xsi:type="dcterms:W3CDTF">2025-11-07T13:28:00Z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0x0101006ACEA3AE74F8B1468E5FDF3C96E83BBF</vt:lpwstr>
  </property>
</Properties>
</file>